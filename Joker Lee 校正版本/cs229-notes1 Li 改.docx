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8" w:history="1">
        <w:proofErr w:type="gramStart"/>
        <w:r w:rsidRPr="00A677B3">
          <w:rPr>
            <w:rStyle w:val="a8"/>
            <w:rFonts w:ascii="Times" w:hAnsi="Times" w:cs="Times" w:hint="eastAsia"/>
            <w:kern w:val="0"/>
            <w:sz w:val="37"/>
            <w:szCs w:val="37"/>
          </w:rPr>
          <w:t>吴恩达</w:t>
        </w:r>
        <w:proofErr w:type="gramEnd"/>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055B5173"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w:t>
      </w:r>
      <w:del w:id="0" w:author="Shaohong Lee" w:date="2017-07-30T17:57:00Z">
        <w:r w:rsidDel="008F4984">
          <w:rPr>
            <w:rFonts w:ascii="Times" w:hAnsi="Times" w:cs="Times" w:hint="eastAsia"/>
            <w:color w:val="000000"/>
            <w:kern w:val="0"/>
            <w:sz w:val="32"/>
            <w:szCs w:val="32"/>
          </w:rPr>
          <w:delText>使</w:delText>
        </w:r>
      </w:del>
      <w:r>
        <w:rPr>
          <w:rFonts w:ascii="Times" w:hAnsi="Times" w:cs="Times" w:hint="eastAsia"/>
          <w:color w:val="000000"/>
          <w:kern w:val="0"/>
          <w:sz w:val="32"/>
          <w:szCs w:val="32"/>
        </w:rPr>
        <w:t>用监督学习来解决问题的实例。假如咱们有一个数据集，里面</w:t>
      </w:r>
      <w:del w:id="1" w:author="Shaohong Lee" w:date="2017-07-30T17:57:00Z">
        <w:r w:rsidDel="008F4984">
          <w:rPr>
            <w:rFonts w:ascii="Times" w:hAnsi="Times" w:cs="Times" w:hint="eastAsia"/>
            <w:color w:val="000000"/>
            <w:kern w:val="0"/>
            <w:sz w:val="32"/>
            <w:szCs w:val="32"/>
          </w:rPr>
          <w:delText>的数据</w:delText>
        </w:r>
      </w:del>
      <w:r>
        <w:rPr>
          <w:rFonts w:ascii="Times" w:hAnsi="Times" w:cs="Times" w:hint="eastAsia"/>
          <w:color w:val="000000"/>
          <w:kern w:val="0"/>
          <w:sz w:val="32"/>
          <w:szCs w:val="32"/>
        </w:rPr>
        <w:t>是俄勒冈州波特兰市</w:t>
      </w:r>
      <w:del w:id="2" w:author="Shaohong Lee" w:date="2017-07-30T17:57:00Z">
        <w:r w:rsidDel="008F4984">
          <w:rPr>
            <w:rFonts w:ascii="Times" w:hAnsi="Times" w:cs="Times" w:hint="eastAsia"/>
            <w:color w:val="000000"/>
            <w:kern w:val="0"/>
            <w:sz w:val="32"/>
            <w:szCs w:val="32"/>
          </w:rPr>
          <w:delText>的</w:delText>
        </w:r>
      </w:del>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062" cy="1347673"/>
                    </a:xfrm>
                    <a:prstGeom prst="rect">
                      <a:avLst/>
                    </a:prstGeom>
                  </pic:spPr>
                </pic:pic>
              </a:graphicData>
            </a:graphic>
          </wp:inline>
        </w:drawing>
      </w:r>
    </w:p>
    <w:p w14:paraId="0C026A74" w14:textId="15325661"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del w:id="3" w:author="Shaohong Lee" w:date="2017-07-30T17:59:00Z">
        <w:r w:rsidDel="008F4984">
          <w:rPr>
            <w:rFonts w:ascii="Times" w:hAnsi="Times" w:cs="Times" w:hint="eastAsia"/>
            <w:color w:val="000000"/>
            <w:kern w:val="0"/>
            <w:sz w:val="32"/>
            <w:szCs w:val="32"/>
          </w:rPr>
          <w:delText>这些数据来投个图吧</w:delText>
        </w:r>
      </w:del>
      <w:ins w:id="4" w:author="Shaohong Lee" w:date="2017-07-30T17:59:00Z">
        <w:r w:rsidR="008F4984">
          <w:rPr>
            <w:rFonts w:ascii="Times" w:hAnsi="Times" w:cs="Times" w:hint="eastAsia"/>
            <w:color w:val="000000"/>
            <w:kern w:val="0"/>
            <w:sz w:val="32"/>
            <w:szCs w:val="32"/>
          </w:rPr>
          <w:t>我们可以把这些数据画成散点图</w:t>
        </w:r>
      </w:ins>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973" cy="2665543"/>
                    </a:xfrm>
                    <a:prstGeom prst="rect">
                      <a:avLst/>
                    </a:prstGeom>
                  </pic:spPr>
                </pic:pic>
              </a:graphicData>
            </a:graphic>
          </wp:inline>
        </w:drawing>
      </w:r>
    </w:p>
    <w:p w14:paraId="10563FCE" w14:textId="77777777" w:rsidR="006F28D8" w:rsidRDefault="006F28D8" w:rsidP="00AC3BB6">
      <w:pPr>
        <w:widowControl/>
        <w:autoSpaceDE w:val="0"/>
        <w:autoSpaceDN w:val="0"/>
        <w:adjustRightInd w:val="0"/>
        <w:spacing w:after="240" w:line="360" w:lineRule="atLeast"/>
        <w:jc w:val="left"/>
        <w:rPr>
          <w:ins w:id="5" w:author="Shaohong Lee" w:date="2017-07-30T18:00:00Z"/>
          <w:rFonts w:ascii="Times" w:hAnsi="Times" w:cs="Times"/>
          <w:color w:val="000000"/>
          <w:kern w:val="0"/>
          <w:sz w:val="32"/>
          <w:szCs w:val="32"/>
        </w:rPr>
      </w:pPr>
    </w:p>
    <w:p w14:paraId="71B0FCCB" w14:textId="36AC69FF" w:rsidR="006F28D8" w:rsidRDefault="00EC76B7" w:rsidP="00AC3BB6">
      <w:pPr>
        <w:widowControl/>
        <w:autoSpaceDE w:val="0"/>
        <w:autoSpaceDN w:val="0"/>
        <w:adjustRightInd w:val="0"/>
        <w:spacing w:after="240" w:line="360" w:lineRule="atLeast"/>
        <w:jc w:val="left"/>
        <w:rPr>
          <w:ins w:id="6" w:author="Shaohong Lee" w:date="2017-07-30T18:00:00Z"/>
          <w:rFonts w:ascii="Times" w:hAnsi="Times" w:cs="Times"/>
          <w:color w:val="000000"/>
          <w:kern w:val="0"/>
          <w:sz w:val="32"/>
          <w:szCs w:val="32"/>
        </w:rPr>
      </w:pPr>
      <w:commentRangeStart w:id="7"/>
      <w:ins w:id="8" w:author="Shaohong Lee" w:date="2017-07-30T18:36:00Z">
        <w:r>
          <w:rPr>
            <w:rFonts w:ascii="Times" w:hAnsi="Times" w:cs="Times" w:hint="eastAsia"/>
            <w:color w:val="000000"/>
            <w:kern w:val="0"/>
            <w:sz w:val="32"/>
            <w:szCs w:val="32"/>
          </w:rPr>
          <w:lastRenderedPageBreak/>
          <w:t>已</w:t>
        </w:r>
        <w:r w:rsidR="00DA0C62">
          <w:rPr>
            <w:rFonts w:ascii="Times" w:hAnsi="Times" w:cs="Times" w:hint="eastAsia"/>
            <w:color w:val="000000"/>
            <w:kern w:val="0"/>
            <w:sz w:val="32"/>
            <w:szCs w:val="32"/>
          </w:rPr>
          <w:t>给出的数据就如上图所示</w:t>
        </w:r>
      </w:ins>
      <w:ins w:id="9" w:author="Shaohong Lee" w:date="2017-07-30T20:13:00Z">
        <w:r>
          <w:rPr>
            <w:rFonts w:ascii="Times" w:hAnsi="Times" w:cs="Times" w:hint="eastAsia"/>
            <w:color w:val="000000"/>
            <w:kern w:val="0"/>
            <w:sz w:val="32"/>
            <w:szCs w:val="32"/>
          </w:rPr>
          <w:t>，在这里，</w:t>
        </w:r>
      </w:ins>
      <w:ins w:id="10" w:author="Shaohong Lee" w:date="2017-07-30T18:36:00Z">
        <w:r w:rsidR="00B20753">
          <w:rPr>
            <w:rFonts w:ascii="Times" w:hAnsi="Times" w:cs="Times" w:hint="eastAsia"/>
            <w:color w:val="000000"/>
            <w:kern w:val="0"/>
            <w:sz w:val="32"/>
            <w:szCs w:val="32"/>
          </w:rPr>
          <w:t>房屋的价格</w:t>
        </w:r>
      </w:ins>
      <w:ins w:id="11" w:author="Shaohong Lee" w:date="2017-07-30T18:39:00Z">
        <w:r w:rsidR="00B20753">
          <w:rPr>
            <w:rFonts w:ascii="Times" w:hAnsi="Times" w:cs="Times" w:hint="eastAsia"/>
            <w:color w:val="000000"/>
            <w:kern w:val="0"/>
            <w:sz w:val="32"/>
            <w:szCs w:val="32"/>
          </w:rPr>
          <w:t>可以</w:t>
        </w:r>
      </w:ins>
      <w:ins w:id="12" w:author="Shaohong Lee" w:date="2017-07-30T18:37:00Z">
        <w:r w:rsidR="00B20753">
          <w:rPr>
            <w:rFonts w:ascii="Times" w:hAnsi="Times" w:cs="Times" w:hint="eastAsia"/>
            <w:color w:val="000000"/>
            <w:kern w:val="0"/>
            <w:sz w:val="32"/>
            <w:szCs w:val="32"/>
          </w:rPr>
          <w:t>看作居住面积的函数，</w:t>
        </w:r>
      </w:ins>
      <w:ins w:id="13" w:author="Shaohong Lee" w:date="2017-07-30T18:40:00Z">
        <w:r w:rsidR="00B20753">
          <w:rPr>
            <w:rFonts w:ascii="Times" w:hAnsi="Times" w:cs="Times" w:hint="eastAsia"/>
            <w:color w:val="000000"/>
            <w:kern w:val="0"/>
            <w:sz w:val="32"/>
            <w:szCs w:val="32"/>
          </w:rPr>
          <w:t>那么</w:t>
        </w:r>
      </w:ins>
      <w:ins w:id="14" w:author="Shaohong Lee" w:date="2017-07-30T18:37:00Z">
        <w:r w:rsidR="00B20753">
          <w:rPr>
            <w:rFonts w:ascii="Times" w:hAnsi="Times" w:cs="Times" w:hint="eastAsia"/>
            <w:color w:val="000000"/>
            <w:kern w:val="0"/>
            <w:sz w:val="32"/>
            <w:szCs w:val="32"/>
          </w:rPr>
          <w:t>我们如何</w:t>
        </w:r>
      </w:ins>
      <w:ins w:id="15" w:author="Shaohong Lee" w:date="2017-07-30T18:40:00Z">
        <w:r w:rsidR="00B20753">
          <w:rPr>
            <w:rFonts w:ascii="Times" w:hAnsi="Times" w:cs="Times" w:hint="eastAsia"/>
            <w:color w:val="000000"/>
            <w:kern w:val="0"/>
            <w:sz w:val="32"/>
            <w:szCs w:val="32"/>
          </w:rPr>
          <w:t>才能</w:t>
        </w:r>
      </w:ins>
      <w:ins w:id="16" w:author="Shaohong Lee" w:date="2017-07-30T18:37:00Z">
        <w:r w:rsidR="00B20753">
          <w:rPr>
            <w:rFonts w:ascii="Times" w:hAnsi="Times" w:cs="Times" w:hint="eastAsia"/>
            <w:color w:val="000000"/>
            <w:kern w:val="0"/>
            <w:sz w:val="32"/>
            <w:szCs w:val="32"/>
          </w:rPr>
          <w:t>预测</w:t>
        </w:r>
      </w:ins>
      <w:ins w:id="17" w:author="Shaohong Lee" w:date="2017-07-30T20:13:00Z">
        <w:r>
          <w:rPr>
            <w:rFonts w:ascii="Times" w:hAnsi="Times" w:cs="Times" w:hint="eastAsia"/>
            <w:color w:val="000000"/>
            <w:kern w:val="0"/>
            <w:sz w:val="32"/>
            <w:szCs w:val="32"/>
          </w:rPr>
          <w:t>波特兰市其他房屋的</w:t>
        </w:r>
      </w:ins>
      <w:ins w:id="18" w:author="Shaohong Lee" w:date="2017-07-30T18:37:00Z">
        <w:r w:rsidR="00B20753">
          <w:rPr>
            <w:rFonts w:ascii="Times" w:hAnsi="Times" w:cs="Times" w:hint="eastAsia"/>
            <w:color w:val="000000"/>
            <w:kern w:val="0"/>
            <w:sz w:val="32"/>
            <w:szCs w:val="32"/>
          </w:rPr>
          <w:t>价格呢？</w:t>
        </w:r>
      </w:ins>
      <w:commentRangeEnd w:id="7"/>
      <w:ins w:id="19" w:author="Shaohong Lee" w:date="2017-07-30T21:28:00Z">
        <w:r w:rsidR="00A57C09">
          <w:rPr>
            <w:rStyle w:val="ac"/>
          </w:rPr>
          <w:commentReference w:id="7"/>
        </w:r>
      </w:ins>
    </w:p>
    <w:p w14:paraId="73EE6BA3" w14:textId="2561ACC2"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ins w:id="20" w:author="Shaohong Lee" w:date="2017-07-30T18:43:00Z">
        <w:r w:rsidR="00803D67">
          <w:rPr>
            <w:rFonts w:ascii="Times" w:hAnsi="Times" w:cs="Times" w:hint="eastAsia"/>
            <w:color w:val="000000"/>
            <w:kern w:val="0"/>
            <w:sz w:val="32"/>
            <w:szCs w:val="32"/>
          </w:rPr>
          <w:t>就是我们要预测</w:t>
        </w:r>
      </w:ins>
      <w:ins w:id="21" w:author="Shaohong Lee" w:date="2017-07-30T18:48:00Z">
        <w:r w:rsidR="00240C66">
          <w:rPr>
            <w:rFonts w:ascii="Times" w:hAnsi="Times" w:cs="Times" w:hint="eastAsia"/>
            <w:color w:val="000000"/>
            <w:kern w:val="0"/>
            <w:sz w:val="32"/>
            <w:szCs w:val="32"/>
          </w:rPr>
          <w:t>的量（</w:t>
        </w:r>
      </w:ins>
      <w:r w:rsidR="00F2028C">
        <w:rPr>
          <w:rFonts w:ascii="Times" w:hAnsi="Times" w:cs="Times" w:hint="eastAsia"/>
          <w:color w:val="000000"/>
          <w:kern w:val="0"/>
          <w:sz w:val="32"/>
          <w:szCs w:val="32"/>
        </w:rPr>
        <w:t>这个例子里面就是房屋价格</w:t>
      </w:r>
      <w:ins w:id="22" w:author="Shaohong Lee" w:date="2017-07-30T18:48:00Z">
        <w:r w:rsidR="00240C66">
          <w:rPr>
            <w:rFonts w:ascii="Times" w:hAnsi="Times" w:cs="Times" w:hint="eastAsia"/>
            <w:color w:val="000000"/>
            <w:kern w:val="0"/>
            <w:sz w:val="32"/>
            <w:szCs w:val="32"/>
          </w:rPr>
          <w:t>）</w:t>
        </w:r>
      </w:ins>
      <w:r w:rsidR="00F2028C">
        <w:rPr>
          <w:rFonts w:ascii="Times" w:hAnsi="Times" w:cs="Times" w:hint="eastAsia"/>
          <w:color w:val="000000"/>
          <w:kern w:val="0"/>
          <w:sz w:val="32"/>
          <w:szCs w:val="32"/>
        </w:rPr>
        <w:t>。这样的一对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w:t>
      </w:r>
      <w:del w:id="23" w:author="Shaohong Lee" w:date="2017-07-30T19:11:00Z">
        <w:r w:rsidR="00F2028C" w:rsidDel="006B3B1F">
          <w:rPr>
            <w:rFonts w:ascii="Times" w:hAnsi="Times" w:cs="Times" w:hint="eastAsia"/>
            <w:color w:val="000000"/>
            <w:kern w:val="0"/>
            <w:sz w:val="32"/>
            <w:szCs w:val="32"/>
          </w:rPr>
          <w:delText>的</w:delText>
        </w:r>
      </w:del>
      <w:r w:rsidR="00F2028C">
        <w:rPr>
          <w:rFonts w:ascii="Times" w:hAnsi="Times" w:cs="Times" w:hint="eastAsia"/>
          <w:color w:val="000000"/>
          <w:kern w:val="0"/>
          <w:sz w:val="32"/>
          <w:szCs w:val="32"/>
        </w:rPr>
        <w:t>列表</w:t>
      </w:r>
      <w:commentRangeStart w:id="24"/>
      <w:r w:rsidR="00F2028C">
        <w:rPr>
          <w:rFonts w:ascii="Times" w:hAnsi="Times" w:cs="Times" w:hint="eastAsia"/>
          <w:color w:val="000000"/>
          <w:kern w:val="0"/>
          <w:sz w:val="32"/>
          <w:szCs w:val="32"/>
        </w:rPr>
        <w:t>-</w:t>
      </w:r>
      <w:commentRangeEnd w:id="24"/>
      <w:r w:rsidR="004652FA">
        <w:rPr>
          <w:rStyle w:val="ac"/>
        </w:rPr>
        <w:commentReference w:id="24"/>
      </w:r>
      <w:commentRangeStart w:id="25"/>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del w:id="26" w:author="Shaohong Lee" w:date="2017-07-30T20:20:00Z">
        <w:r w:rsidDel="00687355">
          <w:rPr>
            <w:rFonts w:ascii="Times" w:hAnsi="Times" w:cs="Times" w:hint="eastAsia"/>
            <w:color w:val="000000"/>
            <w:kern w:val="0"/>
            <w:sz w:val="32"/>
            <w:szCs w:val="32"/>
          </w:rPr>
          <w:delText>;</w:delText>
        </w:r>
      </w:del>
      <w:ins w:id="27" w:author="Shaohong Lee" w:date="2017-07-30T20:20:00Z">
        <w:r w:rsidR="00687355">
          <w:rPr>
            <w:rFonts w:ascii="Times" w:hAnsi="Times" w:cs="Times" w:hint="eastAsia"/>
            <w:color w:val="000000"/>
            <w:kern w:val="0"/>
            <w:sz w:val="32"/>
            <w:szCs w:val="32"/>
          </w:rPr>
          <w:t>:</w:t>
        </w:r>
      </w:ins>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commentRangeEnd w:id="25"/>
      <w:r w:rsidR="004652FA">
        <w:rPr>
          <w:rStyle w:val="ac"/>
        </w:rPr>
        <w:commentReference w:id="25"/>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w:t>
      </w:r>
      <w:ins w:id="28" w:author="Shaohong Lee" w:date="2017-07-30T19:26:00Z">
        <w:r w:rsidR="00FC335B">
          <w:rPr>
            <w:rFonts w:ascii="Times" w:hAnsi="Times" w:cs="Times" w:hint="eastAsia"/>
            <w:color w:val="000000"/>
            <w:kern w:val="0"/>
            <w:sz w:val="32"/>
            <w:szCs w:val="32"/>
          </w:rPr>
          <w:t>要</w:t>
        </w:r>
      </w:ins>
      <w:r w:rsidR="00AA379F">
        <w:rPr>
          <w:rFonts w:ascii="Times" w:hAnsi="Times" w:cs="Times" w:hint="eastAsia"/>
          <w:color w:val="000000"/>
          <w:kern w:val="0"/>
          <w:sz w:val="32"/>
          <w:szCs w:val="32"/>
        </w:rPr>
        <w:t>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w:t>
      </w:r>
      <w:del w:id="29" w:author="Shaohong Lee" w:date="2017-07-30T19:26:00Z">
        <w:r w:rsidR="00AA379F" w:rsidDel="00FC335B">
          <w:rPr>
            <w:rFonts w:ascii="Times" w:hAnsi="Times" w:cs="Times" w:hint="eastAsia"/>
            <w:color w:val="000000"/>
            <w:kern w:val="0"/>
            <w:sz w:val="32"/>
            <w:szCs w:val="32"/>
          </w:rPr>
          <w:delText>数学</w:delText>
        </w:r>
      </w:del>
      <w:r w:rsidR="00AA379F">
        <w:rPr>
          <w:rFonts w:ascii="Times" w:hAnsi="Times" w:cs="Times" w:hint="eastAsia"/>
          <w:color w:val="000000"/>
          <w:kern w:val="0"/>
          <w:sz w:val="32"/>
          <w:szCs w:val="32"/>
        </w:rPr>
        <w:t>乘方没有任何关系，千万别误解了。</w:t>
      </w:r>
      <w:del w:id="30" w:author="Shaohong Lee" w:date="2017-07-30T19:29:00Z">
        <w:r w:rsidR="00367D2F" w:rsidDel="00FC335B">
          <w:rPr>
            <w:rFonts w:ascii="Times" w:hAnsi="Times" w:cs="Times" w:hint="eastAsia"/>
            <w:color w:val="000000"/>
            <w:kern w:val="0"/>
            <w:sz w:val="32"/>
            <w:szCs w:val="32"/>
          </w:rPr>
          <w:delText>另外</w:delText>
        </w:r>
      </w:del>
      <w:ins w:id="31" w:author="Shaohong Lee" w:date="2017-07-30T19:29:00Z">
        <w:r w:rsidR="00FC335B">
          <w:rPr>
            <w:rFonts w:ascii="Times" w:hAnsi="Times" w:cs="Times" w:hint="eastAsia"/>
            <w:color w:val="000000"/>
            <w:kern w:val="0"/>
            <w:sz w:val="32"/>
            <w:szCs w:val="32"/>
          </w:rPr>
          <w:t>此外</w:t>
        </w:r>
      </w:ins>
      <w:r w:rsidR="00367D2F">
        <w:rPr>
          <w:rFonts w:ascii="Times" w:hAnsi="Times" w:cs="Times" w:hint="eastAsia"/>
          <w:color w:val="000000"/>
          <w:kern w:val="0"/>
          <w:sz w:val="32"/>
          <w:szCs w:val="32"/>
        </w:rPr>
        <w:t>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23088ED8"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del w:id="32" w:author="Shaohong Lee" w:date="2017-07-30T20:27:00Z">
        <w:r w:rsidDel="000E2141">
          <w:rPr>
            <w:rFonts w:ascii="Times" w:hAnsi="Times" w:cs="Times" w:hint="eastAsia"/>
            <w:color w:val="000000"/>
            <w:kern w:val="0"/>
            <w:sz w:val="32"/>
            <w:szCs w:val="32"/>
          </w:rPr>
          <w:delText>然后再</w:delText>
        </w:r>
      </w:del>
      <w:ins w:id="33" w:author="Shaohong Lee" w:date="2017-07-30T20:27:00Z">
        <w:r w:rsidR="000E2141">
          <w:rPr>
            <w:rFonts w:ascii="Times" w:hAnsi="Times" w:cs="Times" w:hint="eastAsia"/>
            <w:color w:val="000000"/>
            <w:kern w:val="0"/>
            <w:sz w:val="32"/>
            <w:szCs w:val="32"/>
          </w:rPr>
          <w:t>现在我们</w:t>
        </w:r>
      </w:ins>
      <w:r>
        <w:rPr>
          <w:rFonts w:ascii="Times" w:hAnsi="Times" w:cs="Times" w:hint="eastAsia"/>
          <w:color w:val="000000"/>
          <w:kern w:val="0"/>
          <w:sz w:val="32"/>
          <w:szCs w:val="32"/>
        </w:rPr>
        <w:t>用更加规范的方式来描述一下监督学习问题</w:t>
      </w:r>
      <w:del w:id="34" w:author="Shaohong Lee" w:date="2017-07-30T20:27:00Z">
        <w:r w:rsidDel="000E2141">
          <w:rPr>
            <w:rFonts w:ascii="Times" w:hAnsi="Times" w:cs="Times" w:hint="eastAsia"/>
            <w:color w:val="000000"/>
            <w:kern w:val="0"/>
            <w:sz w:val="32"/>
            <w:szCs w:val="32"/>
          </w:rPr>
          <w:delText>，</w:delText>
        </w:r>
      </w:del>
      <w:ins w:id="35" w:author="Shaohong Lee" w:date="2017-07-30T20:27:00Z">
        <w:r w:rsidR="000E2141">
          <w:rPr>
            <w:rFonts w:ascii="Times" w:hAnsi="Times" w:cs="Times" w:hint="eastAsia"/>
            <w:color w:val="000000"/>
            <w:kern w:val="0"/>
            <w:sz w:val="32"/>
            <w:szCs w:val="32"/>
          </w:rPr>
          <w:t>。</w:t>
        </w:r>
      </w:ins>
      <w:r>
        <w:rPr>
          <w:rFonts w:ascii="Times" w:hAnsi="Times" w:cs="Times" w:hint="eastAsia"/>
          <w:color w:val="000000"/>
          <w:kern w:val="0"/>
          <w:sz w:val="32"/>
          <w:szCs w:val="32"/>
        </w:rPr>
        <w:t>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w:t>
      </w:r>
      <w:del w:id="36" w:author="Shaohong Lee" w:date="2017-07-30T21:10:00Z">
        <w:r w:rsidDel="00552E75">
          <w:rPr>
            <w:rFonts w:ascii="Times" w:hAnsi="Times" w:cs="Times" w:hint="eastAsia"/>
            <w:color w:val="000000"/>
            <w:kern w:val="0"/>
            <w:sz w:val="32"/>
            <w:szCs w:val="32"/>
          </w:rPr>
          <w:delText>让</w:delText>
        </w:r>
        <w:r w:rsidDel="00552E75">
          <w:rPr>
            <w:rFonts w:ascii="Times" w:hAnsi="Times" w:cs="Times" w:hint="eastAsia"/>
            <w:color w:val="000000"/>
            <w:kern w:val="0"/>
            <w:sz w:val="32"/>
            <w:szCs w:val="32"/>
          </w:rPr>
          <w:delText xml:space="preserve"> h(x) </w:delText>
        </w:r>
        <w:r w:rsidDel="00552E75">
          <w:rPr>
            <w:rFonts w:ascii="Times" w:hAnsi="Times" w:cs="Times" w:hint="eastAsia"/>
            <w:color w:val="000000"/>
            <w:kern w:val="0"/>
            <w:sz w:val="32"/>
            <w:szCs w:val="32"/>
          </w:rPr>
          <w:delText>能是一个与对应的真实</w:delText>
        </w:r>
        <w:r w:rsidDel="00552E75">
          <w:rPr>
            <w:rFonts w:ascii="Times" w:hAnsi="Times" w:cs="Times" w:hint="eastAsia"/>
            <w:color w:val="000000"/>
            <w:kern w:val="0"/>
            <w:sz w:val="32"/>
            <w:szCs w:val="32"/>
          </w:rPr>
          <w:delText xml:space="preserve"> y </w:delText>
        </w:r>
        <w:r w:rsidDel="00552E75">
          <w:rPr>
            <w:rFonts w:ascii="Times" w:hAnsi="Times" w:cs="Times" w:hint="eastAsia"/>
            <w:color w:val="000000"/>
            <w:kern w:val="0"/>
            <w:sz w:val="32"/>
            <w:szCs w:val="32"/>
          </w:rPr>
          <w:delText>值比较接近的评估值。</w:delText>
        </w:r>
      </w:del>
      <w:ins w:id="37" w:author="Shaohong Lee" w:date="2017-07-30T21:10:00Z">
        <w:r w:rsidR="00552E75">
          <w:rPr>
            <w:rFonts w:ascii="Times" w:hAnsi="Times" w:cs="Times" w:hint="eastAsia"/>
            <w:color w:val="000000"/>
            <w:kern w:val="0"/>
            <w:sz w:val="32"/>
            <w:szCs w:val="32"/>
          </w:rPr>
          <w:t>让</w:t>
        </w:r>
      </w:ins>
      <w:ins w:id="38" w:author="Shaohong Lee" w:date="2017-07-30T21:11:00Z">
        <w:r w:rsidR="00552E75">
          <w:rPr>
            <w:rFonts w:ascii="Times" w:hAnsi="Times" w:cs="Times" w:hint="eastAsia"/>
            <w:color w:val="000000"/>
            <w:kern w:val="0"/>
            <w:sz w:val="32"/>
            <w:szCs w:val="32"/>
          </w:rPr>
          <w:t>这个函数</w:t>
        </w:r>
        <w:r w:rsidR="00552E75">
          <w:rPr>
            <w:rFonts w:ascii="Times" w:hAnsi="Times" w:cs="Times" w:hint="eastAsia"/>
            <w:color w:val="000000"/>
            <w:kern w:val="0"/>
            <w:sz w:val="32"/>
            <w:szCs w:val="32"/>
          </w:rPr>
          <w:t>h(x)</w:t>
        </w:r>
        <w:r w:rsidR="00552E75">
          <w:rPr>
            <w:rFonts w:ascii="Times" w:hAnsi="Times" w:cs="Times" w:hint="eastAsia"/>
            <w:color w:val="000000"/>
            <w:kern w:val="0"/>
            <w:sz w:val="32"/>
            <w:szCs w:val="32"/>
          </w:rPr>
          <w:t>，对于相应的</w:t>
        </w:r>
        <w:r w:rsidR="00552E75">
          <w:rPr>
            <w:rFonts w:ascii="Times" w:hAnsi="Times" w:cs="Times" w:hint="eastAsia"/>
            <w:color w:val="000000"/>
            <w:kern w:val="0"/>
            <w:sz w:val="32"/>
            <w:szCs w:val="32"/>
          </w:rPr>
          <w:t>y</w:t>
        </w:r>
        <w:r w:rsidR="00552E75">
          <w:rPr>
            <w:rFonts w:ascii="Times" w:hAnsi="Times" w:cs="Times" w:hint="eastAsia"/>
            <w:color w:val="000000"/>
            <w:kern w:val="0"/>
            <w:sz w:val="32"/>
            <w:szCs w:val="32"/>
          </w:rPr>
          <w:t>值，能给出一个“很好”的预测值。</w:t>
        </w:r>
      </w:ins>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del w:id="39" w:author="Shaohong Lee" w:date="2017-07-30T21:12:00Z">
        <w:r w:rsidR="00192BC5" w:rsidDel="00097ED6">
          <w:rPr>
            <w:rFonts w:ascii="Times" w:hAnsi="Times" w:cs="Times" w:hint="eastAsia"/>
            <w:color w:val="000000"/>
            <w:kern w:val="0"/>
            <w:sz w:val="32"/>
            <w:szCs w:val="32"/>
          </w:rPr>
          <w:delText>就</w:delText>
        </w:r>
      </w:del>
      <w:r w:rsidR="00192BC5">
        <w:rPr>
          <w:rFonts w:ascii="Times" w:hAnsi="Times" w:cs="Times" w:hint="eastAsia"/>
          <w:color w:val="000000"/>
          <w:kern w:val="0"/>
          <w:sz w:val="32"/>
          <w:szCs w:val="32"/>
        </w:rPr>
        <w:t>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01947649" w:rsidR="00160F0D" w:rsidRDefault="00160F0D" w:rsidP="008D2FF3">
      <w:pPr>
        <w:widowControl/>
        <w:autoSpaceDE w:val="0"/>
        <w:autoSpaceDN w:val="0"/>
        <w:adjustRightInd w:val="0"/>
        <w:spacing w:after="240" w:line="360" w:lineRule="atLeast"/>
        <w:jc w:val="center"/>
        <w:rPr>
          <w:ins w:id="40" w:author="Shaohong Lee" w:date="2017-07-30T21:12:00Z"/>
          <w:rFonts w:ascii="Times" w:hAnsi="Times" w:cs="Times"/>
          <w:color w:val="000000"/>
          <w:kern w:val="0"/>
        </w:rPr>
      </w:pPr>
      <w:commentRangeStart w:id="41"/>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410" cy="1650533"/>
                    </a:xfrm>
                    <a:prstGeom prst="rect">
                      <a:avLst/>
                    </a:prstGeom>
                  </pic:spPr>
                </pic:pic>
              </a:graphicData>
            </a:graphic>
          </wp:inline>
        </w:drawing>
      </w:r>
      <w:commentRangeEnd w:id="41"/>
      <w:r w:rsidR="00097ED6">
        <w:rPr>
          <w:rStyle w:val="ac"/>
        </w:rPr>
        <w:commentReference w:id="41"/>
      </w:r>
    </w:p>
    <w:p w14:paraId="09287050" w14:textId="45B0934A" w:rsidR="00097ED6" w:rsidRDefault="00097ED6" w:rsidP="008D2FF3">
      <w:pPr>
        <w:widowControl/>
        <w:autoSpaceDE w:val="0"/>
        <w:autoSpaceDN w:val="0"/>
        <w:adjustRightInd w:val="0"/>
        <w:spacing w:after="240" w:line="360" w:lineRule="atLeast"/>
        <w:jc w:val="center"/>
        <w:rPr>
          <w:ins w:id="42" w:author="Shaohong Lee" w:date="2017-07-30T21:13:00Z"/>
          <w:rFonts w:ascii="Times" w:hAnsi="Times" w:cs="Times"/>
          <w:color w:val="000000"/>
          <w:kern w:val="0"/>
        </w:rPr>
      </w:pPr>
      <w:ins w:id="43" w:author="Shaohong Lee" w:date="2017-07-30T21:15:00Z">
        <w:r>
          <w:rPr>
            <w:rFonts w:ascii="Times" w:hAnsi="Times" w:cs="Times" w:hint="eastAsia"/>
            <w:noProof/>
            <w:color w:val="000000"/>
            <w:kern w:val="0"/>
          </w:rPr>
          <w:lastRenderedPageBreak/>
          <mc:AlternateContent>
            <mc:Choice Requires="wps">
              <w:drawing>
                <wp:anchor distT="0" distB="0" distL="114300" distR="114300" simplePos="0" relativeHeight="251659264" behindDoc="0" locked="0" layoutInCell="1" allowOverlap="1" wp14:anchorId="220F4E5C" wp14:editId="17BFA5C3">
                  <wp:simplePos x="0" y="0"/>
                  <wp:positionH relativeFrom="column">
                    <wp:posOffset>2668219</wp:posOffset>
                  </wp:positionH>
                  <wp:positionV relativeFrom="paragraph">
                    <wp:posOffset>475488</wp:posOffset>
                  </wp:positionV>
                  <wp:extent cx="102413" cy="357988"/>
                  <wp:effectExtent l="19050" t="0" r="31115" b="42545"/>
                  <wp:wrapNone/>
                  <wp:docPr id="72" name="箭头: 下 72"/>
                  <wp:cNvGraphicFramePr/>
                  <a:graphic xmlns:a="http://schemas.openxmlformats.org/drawingml/2006/main">
                    <a:graphicData uri="http://schemas.microsoft.com/office/word/2010/wordprocessingShape">
                      <wps:wsp>
                        <wps:cNvSpPr/>
                        <wps:spPr>
                          <a:xfrm>
                            <a:off x="0" y="0"/>
                            <a:ext cx="102413" cy="357988"/>
                          </a:xfrm>
                          <a:prstGeom prst="down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250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72" o:spid="_x0000_s1026" type="#_x0000_t67" style="position:absolute;left:0;text-align:left;margin-left:210.1pt;margin-top:37.45pt;width:8.0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IFsQIAAAQGAAAOAAAAZHJzL2Uyb0RvYy54bWy0VMFu1DAQvSPxD5bvNMl2y7ZRs9WqVRFS&#10;aSta1LPr2N1ItsfY3s0uv8Bv9AonDnwQiN9g7GTT0hYOCC6JxzPzxvPsefsHK63IUjjfgKlosZVT&#10;IgyHujE3FX13efxilxIfmKmZAiMquhaeHkyfP9tvbSlGMAdVC0cQxPiytRWdh2DLLPN8LjTzW2CF&#10;QacEp1lA091ktWMtomuVjfL8ZdaCq60DLrzH3aPOSacJX0rBw5mUXgSiKopnC+nr0vc6frPpPitv&#10;HLPzhvfHYH9xCs0ag0UHqCMWGFm45hGUbrgDDzJscdAZSNlwkXrAbor8QTcXc2ZF6gXJ8Xagyf87&#10;WH66PHekqSs6GVFimMY7+vH50/fbLyX59vUjwV2kqLW+xMgLe+56y+My9ruSTsc/dkJWidb1QKtY&#10;BcJxs8hH42KbEo6u7Z3J3u5uxMzukq3z4ZUATeKiojW0ZuYctIlRtjzxoYvfxMWCHlRTHzdKJSM+&#10;F3GoHFkyvGjGuTChSOlqod9A3e1PdvI8XTnWTi8spqST/IKmzH8tgMVjhSyS2tGYVmGtRKyrzFsh&#10;8UaQuFHqYDjp4+b8nNWi246tPd1bAozIEtkasDt2foPd0d3Hx1SRRmlIzv90sC55yEiVwYQhWTcG&#10;3FMACq+sr9zFb0jqqIksXUO9xvfqoBtkb/lxg2/mhPlwzhxOLs44qlE4w49U0FYU+hUlc3AfntqP&#10;8ThQ6KWkRSWoqH+/YE5Qol4bHLW9YjyO0pGM8c5khIa777m+7zELfQj4BgvUPcvTMsYHtVlKB/oK&#10;RWsWq6KLGY61K8qD2xiHoVMolD0uZrMUhnJhWTgxF5ZH8MhqHIfL1RVzth+cgBN3ChvVYOWD0eli&#10;Y6aB2SKAbNJc3fHa841Sk4ail8WoZfftFHUn3tOfAAAA//8DAFBLAwQUAAYACAAAACEAljBat98A&#10;AAAKAQAADwAAAGRycy9kb3ducmV2LnhtbEyPy07DMBBF90j8gzVIbFDrvFQgxKkQKuqWFiq1Ozce&#10;koh4HMVOGv6eYQXL0T2690yxnm0nJhx860hBvIxAIFXOtFQr+Hh/XTyA8EGT0Z0jVPCNHtbl9VWh&#10;c+MutMNpH2rBJeRzraAJoc+l9FWDVvul65E4+3SD1YHPoZZm0Bcut51MomglrW6JFxrd40uD1dd+&#10;tArGI8Wnt6k6oD9uTlvcbO/8SErd3szPTyACzuEPhl99VoeSnc5uJONFpyBLooRRBffZIwgGsnSV&#10;gjgzmcYpyLKQ/18ofwAAAP//AwBQSwECLQAUAAYACAAAACEAtoM4kv4AAADhAQAAEwAAAAAAAAAA&#10;AAAAAAAAAAAAW0NvbnRlbnRfVHlwZXNdLnhtbFBLAQItABQABgAIAAAAIQA4/SH/1gAAAJQBAAAL&#10;AAAAAAAAAAAAAAAAAC8BAABfcmVscy8ucmVsc1BLAQItABQABgAIAAAAIQCNbjIFsQIAAAQGAAAO&#10;AAAAAAAAAAAAAAAAAC4CAABkcnMvZTJvRG9jLnhtbFBLAQItABQABgAIAAAAIQCWMFq33wAAAAoB&#10;AAAPAAAAAAAAAAAAAAAAAAsFAABkcnMvZG93bnJldi54bWxQSwUGAAAAAAQABADzAAAAFwYAAAAA&#10;" adj="18510" fillcolor="#2f5496 [2404]" strokecolor="#2f5496 [2404]" strokeweight="1pt"/>
              </w:pict>
            </mc:Fallback>
          </mc:AlternateContent>
        </w:r>
      </w:ins>
      <w:ins w:id="44" w:author="Shaohong Lee" w:date="2017-07-30T21:13:00Z">
        <w:r>
          <w:rPr>
            <w:rFonts w:ascii="Times" w:hAnsi="Times" w:cs="Times" w:hint="eastAsia"/>
            <w:noProof/>
            <w:color w:val="000000"/>
            <w:kern w:val="0"/>
          </w:rPr>
          <mc:AlternateContent>
            <mc:Choice Requires="wps">
              <w:drawing>
                <wp:inline distT="0" distB="0" distL="0" distR="0" wp14:anchorId="0E530464" wp14:editId="12FF0210">
                  <wp:extent cx="884860" cy="387706"/>
                  <wp:effectExtent l="0" t="0" r="10795" b="12700"/>
                  <wp:docPr id="60" name="矩形: 圆角 60"/>
                  <wp:cNvGraphicFramePr/>
                  <a:graphic xmlns:a="http://schemas.openxmlformats.org/drawingml/2006/main">
                    <a:graphicData uri="http://schemas.microsoft.com/office/word/2010/wordprocessingShape">
                      <wps:wsp>
                        <wps:cNvSpPr/>
                        <wps:spPr>
                          <a:xfrm>
                            <a:off x="0" y="0"/>
                            <a:ext cx="884860"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D493288" w14:textId="06A018DA" w:rsidR="00097ED6" w:rsidRDefault="00097ED6" w:rsidP="00097ED6">
                              <w:pPr>
                                <w:jc w:val="center"/>
                                <w:pPrChange w:id="45" w:author="Shaohong Lee" w:date="2017-07-30T21:13:00Z">
                                  <w:pPr/>
                                </w:pPrChange>
                              </w:pPr>
                              <w:ins w:id="46" w:author="Shaohong Lee" w:date="2017-07-30T21:13:00Z">
                                <w:r>
                                  <w:rPr>
                                    <w:rFonts w:hint="eastAsia"/>
                                  </w:rPr>
                                  <w:t>训练集</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E530464" id="矩形: 圆角 60" o:spid="_x0000_s1026" style="width:69.65pt;height:3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MihQIAACgFAAAOAAAAZHJzL2Uyb0RvYy54bWysVM1uEzEQviPxDpbvdJOQtmHVTRW1KkKq&#10;2qgt6tnx2s0K22NsJ7vhAXgAzkhIXBAPweNU8BiMvZttKTkhLl7Pznzz+42PjhutyFo4X4Ep6HBv&#10;QIkwHMrK3BX07c3ZiwklPjBTMgVGFHQjPD2ePn92VNtcjGAJqhSOoBPj89oWdBmCzbPM86XQzO+B&#10;FQaVEpxmAUV3l5WO1ehdq2w0GBxkNbjSOuDCe/x72irpNPmXUvBwKaUXgaiCYm4hnS6di3hm0yOW&#10;3zlmlxXv0mD/kIVmlcGgvatTFhhZueovV7riDjzIsMdBZyBlxUWqAasZDp5Uc71kVqRasDne9m3y&#10;/88tv1jPHanKgh5gewzTOKOfX77f//iak/vPH399+0RQgV2qrc/R+NrOXSd5vMaSG+l0/GIxpEmd&#10;3fSdFU0gHH9OJuNJDMBR9XJyeDg4iD6zB7B1PrwWoEm8FNTBypRXOL3UVLY+96G139ohOGbU5pBu&#10;YaNETEOZKyGxIow6SujEJXGiHFkzZAHjXJiw38VP1hEmK6V64HAXUIVhB+psI0wkjvXAwS7gnxF7&#10;RIoKJvRgXRlwuxyU7/rIrf22+rbmWH5oFk03lwWUG5ypg5bs3vKzCpt6znyYM4fsxjngxoZLPKSC&#10;uqDQ3ShZgvuw63+0R9KhlpIat6Wg/v2KOUGJemOQjq+G43FcrySM9w9HKLjHmsVjjVnpE8BRDPFt&#10;sDxdo31Q26t0oG9xsWcxKqqY4Ri7oDy4rXAS2i3Gp4GL2SyZ4UpZFs7NteXReWxw5MtNc8uc7ZgV&#10;kJIXsN0slj/hVmsbkQZmqwCySsSLLW772rUe1zHxt3s64r4/lpPVwwM3/Q0AAP//AwBQSwMEFAAG&#10;AAgAAAAhAPSzjmnbAAAABAEAAA8AAABkcnMvZG93bnJldi54bWxMj8FOwzAQRO9I/IO1SNxaJ61U&#10;lRCnqqK2F8SBwoHjNl7iQLyOYqcJfD0ul3JZaTSjmbf5ZrKtOFPvG8cK0nkCgrhyuuFawdvrfrYG&#10;4QOyxtYxKfgmD5vi9ibHTLuRX+h8DLWIJewzVGBC6DIpfWXIop+7jjh6H663GKLsa6l7HGO5beUi&#10;SVbSYsNxwWBHpaHq6zhYBZ9Pw06O7wvzs3uWhxq3ZdWtS6Xu76btI4hAU7iG4YIf0aGITCc3sPai&#10;VRAfCX/34i0fliBOClZpCrLI5X/44hcAAP//AwBQSwECLQAUAAYACAAAACEAtoM4kv4AAADhAQAA&#10;EwAAAAAAAAAAAAAAAAAAAAAAW0NvbnRlbnRfVHlwZXNdLnhtbFBLAQItABQABgAIAAAAIQA4/SH/&#10;1gAAAJQBAAALAAAAAAAAAAAAAAAAAC8BAABfcmVscy8ucmVsc1BLAQItABQABgAIAAAAIQBm9IMi&#10;hQIAACgFAAAOAAAAAAAAAAAAAAAAAC4CAABkcnMvZTJvRG9jLnhtbFBLAQItABQABgAIAAAAIQD0&#10;s45p2wAAAAQBAAAPAAAAAAAAAAAAAAAAAN8EAABkcnMvZG93bnJldi54bWxQSwUGAAAAAAQABADz&#10;AAAA5wUAAAAA&#10;" fillcolor="white [3201]" strokecolor="#5b9bd5 [3208]" strokeweight="1pt">
                  <v:stroke joinstyle="miter"/>
                  <v:textbox>
                    <w:txbxContent>
                      <w:p w14:paraId="1D493288" w14:textId="06A018DA" w:rsidR="00097ED6" w:rsidRDefault="00097ED6" w:rsidP="00097ED6">
                        <w:pPr>
                          <w:jc w:val="center"/>
                          <w:pPrChange w:id="47" w:author="Shaohong Lee" w:date="2017-07-30T21:13:00Z">
                            <w:pPr/>
                          </w:pPrChange>
                        </w:pPr>
                        <w:ins w:id="48" w:author="Shaohong Lee" w:date="2017-07-30T21:13:00Z">
                          <w:r>
                            <w:rPr>
                              <w:rFonts w:hint="eastAsia"/>
                            </w:rPr>
                            <w:t>训练集</w:t>
                          </w:r>
                        </w:ins>
                      </w:p>
                    </w:txbxContent>
                  </v:textbox>
                  <w10:anchorlock/>
                </v:roundrect>
              </w:pict>
            </mc:Fallback>
          </mc:AlternateContent>
        </w:r>
      </w:ins>
    </w:p>
    <w:p w14:paraId="368CF81E" w14:textId="77777777" w:rsidR="00097ED6" w:rsidRDefault="00097ED6" w:rsidP="00097ED6">
      <w:pPr>
        <w:widowControl/>
        <w:autoSpaceDE w:val="0"/>
        <w:autoSpaceDN w:val="0"/>
        <w:adjustRightInd w:val="0"/>
        <w:spacing w:after="240" w:line="240" w:lineRule="exact"/>
        <w:jc w:val="center"/>
        <w:rPr>
          <w:ins w:id="49" w:author="Shaohong Lee" w:date="2017-07-30T21:13:00Z"/>
          <w:rFonts w:ascii="Times" w:hAnsi="Times" w:cs="Times"/>
          <w:color w:val="000000"/>
          <w:kern w:val="0"/>
        </w:rPr>
        <w:pPrChange w:id="50" w:author="Shaohong Lee" w:date="2017-07-30T21:14:00Z">
          <w:pPr>
            <w:widowControl/>
            <w:autoSpaceDE w:val="0"/>
            <w:autoSpaceDN w:val="0"/>
            <w:adjustRightInd w:val="0"/>
            <w:spacing w:after="240" w:line="360" w:lineRule="atLeast"/>
            <w:jc w:val="center"/>
          </w:pPr>
        </w:pPrChange>
      </w:pPr>
    </w:p>
    <w:p w14:paraId="378A7748" w14:textId="7C1B6996" w:rsidR="00097ED6" w:rsidRDefault="00097ED6" w:rsidP="008D2FF3">
      <w:pPr>
        <w:widowControl/>
        <w:autoSpaceDE w:val="0"/>
        <w:autoSpaceDN w:val="0"/>
        <w:adjustRightInd w:val="0"/>
        <w:spacing w:after="240" w:line="360" w:lineRule="atLeast"/>
        <w:jc w:val="center"/>
        <w:rPr>
          <w:ins w:id="51" w:author="Shaohong Lee" w:date="2017-07-30T21:14:00Z"/>
          <w:rFonts w:ascii="Times" w:hAnsi="Times" w:cs="Times"/>
          <w:color w:val="000000"/>
          <w:kern w:val="0"/>
        </w:rPr>
      </w:pPr>
      <w:ins w:id="52" w:author="Shaohong Lee" w:date="2017-07-30T21:16:00Z">
        <w:r>
          <w:rPr>
            <w:rFonts w:ascii="Times" w:hAnsi="Times" w:cs="Times" w:hint="eastAsia"/>
            <w:noProof/>
            <w:color w:val="000000"/>
            <w:kern w:val="0"/>
          </w:rPr>
          <mc:AlternateContent>
            <mc:Choice Requires="wps">
              <w:drawing>
                <wp:anchor distT="0" distB="0" distL="114300" distR="114300" simplePos="0" relativeHeight="251661312" behindDoc="0" locked="0" layoutInCell="1" allowOverlap="1" wp14:anchorId="05199AD4" wp14:editId="371C10F2">
                  <wp:simplePos x="0" y="0"/>
                  <wp:positionH relativeFrom="column">
                    <wp:posOffset>2662555</wp:posOffset>
                  </wp:positionH>
                  <wp:positionV relativeFrom="paragraph">
                    <wp:posOffset>624205</wp:posOffset>
                  </wp:positionV>
                  <wp:extent cx="102413" cy="357988"/>
                  <wp:effectExtent l="19050" t="0" r="31115" b="42545"/>
                  <wp:wrapNone/>
                  <wp:docPr id="74" name="箭头: 下 74"/>
                  <wp:cNvGraphicFramePr/>
                  <a:graphic xmlns:a="http://schemas.openxmlformats.org/drawingml/2006/main">
                    <a:graphicData uri="http://schemas.microsoft.com/office/word/2010/wordprocessingShape">
                      <wps:wsp>
                        <wps:cNvSpPr/>
                        <wps:spPr>
                          <a:xfrm>
                            <a:off x="0" y="0"/>
                            <a:ext cx="102413" cy="357988"/>
                          </a:xfrm>
                          <a:prstGeom prst="down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EB170" id="箭头: 下 74" o:spid="_x0000_s1026" type="#_x0000_t67" style="position:absolute;left:0;text-align:left;margin-left:209.65pt;margin-top:49.15pt;width:8.05pt;height:2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zQLsQIAAAQGAAAOAAAAZHJzL2Uyb0RvYy54bWy0VMFu1DAQvSPxD5bvNMl2y7ZRs9WqVRFS&#10;aSta1LPr2N1ItsfY3s0uv8Bv9AonDnwQiN9g7GTT0hYOCC6JxzPzxvPsefsHK63IUjjfgKlosZVT&#10;IgyHujE3FX13efxilxIfmKmZAiMquhaeHkyfP9tvbSlGMAdVC0cQxPiytRWdh2DLLPN8LjTzW2CF&#10;QacEp1lA091ktWMtomuVjfL8ZdaCq60DLrzH3aPOSacJX0rBw5mUXgSiKopnC+nr0vc6frPpPitv&#10;HLPzhvfHYH9xCs0ag0UHqCMWGFm45hGUbrgDDzJscdAZSNlwkXrAbor8QTcXc2ZF6gXJ8Xagyf87&#10;WH66PHekqSs6GVNimMY7+vH50/fbLyX59vUjwV2kqLW+xMgLe+56y+My9ruSTsc/dkJWidb1QKtY&#10;BcJxs8hH42KbEo6u7Z3J3u5uxMzukq3z4ZUATeKiojW0ZuYctIlRtjzxoYvfxMWCHlRTHzdKJSM+&#10;F3GoHFkyvGjGuTChSOlqod9A3e1PdvI8XTnWTi8spqST/IKmzH8tgMVjhSyS2tGYVmGtRKyrzFsh&#10;8UaQuFHqYDjp4+b8nNWi246tPd1bAozIEtkasDt2foPd0d3Hx1SRRmlIzv90sC55yEiVwYQhWTcG&#10;3FMACq+sr9zFb0jqqIksXUO9xvfqoBtkb/lxg2/mhPlwzhxOLs44qlE4w49U0FYU+hUlc3AfntqP&#10;8ThQ6KWkRSWoqH+/YE5Qol4bHLW9YjyO0pGM8c5khIa777m+7zELfQj4BgvUPcvTMsYHtVlKB/oK&#10;RWsWq6KLGY61K8qD2xiHoVMolD0uZrMUhnJhWTgxF5ZH8MhqHIfL1RVzth+cgBN3ChvVYOWD0eli&#10;Y6aB2SKAbNJc3fHa841Sk4ail8WoZfftFHUn3tOfAAAA//8DAFBLAwQUAAYACAAAACEAGOSEguAA&#10;AAAKAQAADwAAAGRycy9kb3ducmV2LnhtbEyPwU7CQBCG7ya8w2ZIvBjZVopC7ZYYg+EKqAnclu7Y&#10;NnZnm+621Ld3PMlpMpkv/3x/th5tIwbsfO1IQTyLQCAVztRUKvh4f7tfgvBBk9GNI1Twgx7W+eQm&#10;06lxF9rjcAil4BDyqVZQhdCmUvqiQqv9zLVIfPtyndWB166UptMXDreNfIiiR2l1Tfyh0i2+Vlh8&#10;H3qroD9SfNoNxSf64+a0xc32zvek1O10fHkGEXAM/zD86bM65Ox0dj0ZLxoFSbyaM6pgteTJQDJf&#10;JCDOTC6SJ5B5Jq8r5L8AAAD//wMAUEsBAi0AFAAGAAgAAAAhALaDOJL+AAAA4QEAABMAAAAAAAAA&#10;AAAAAAAAAAAAAFtDb250ZW50X1R5cGVzXS54bWxQSwECLQAUAAYACAAAACEAOP0h/9YAAACUAQAA&#10;CwAAAAAAAAAAAAAAAAAvAQAAX3JlbHMvLnJlbHNQSwECLQAUAAYACAAAACEAU380C7ECAAAEBgAA&#10;DgAAAAAAAAAAAAAAAAAuAgAAZHJzL2Uyb0RvYy54bWxQSwECLQAUAAYACAAAACEAGOSEguAAAAAK&#10;AQAADwAAAAAAAAAAAAAAAAALBQAAZHJzL2Rvd25yZXYueG1sUEsFBgAAAAAEAAQA8wAAABgGAAAA&#10;AA==&#10;" adj="18510" fillcolor="#2f5496 [2404]" strokecolor="#2f5496 [2404]" strokeweight="1pt"/>
              </w:pict>
            </mc:Fallback>
          </mc:AlternateContent>
        </w:r>
      </w:ins>
      <w:ins w:id="53" w:author="Shaohong Lee" w:date="2017-07-30T21:13:00Z">
        <w:r>
          <w:rPr>
            <w:rFonts w:ascii="Times" w:hAnsi="Times" w:cs="Times" w:hint="eastAsia"/>
            <w:noProof/>
            <w:color w:val="000000"/>
            <w:kern w:val="0"/>
          </w:rPr>
          <mc:AlternateContent>
            <mc:Choice Requires="wps">
              <w:drawing>
                <wp:inline distT="0" distB="0" distL="0" distR="0" wp14:anchorId="33C0E72B" wp14:editId="70D8D042">
                  <wp:extent cx="892454" cy="555956"/>
                  <wp:effectExtent l="0" t="0" r="22225" b="15875"/>
                  <wp:docPr id="61" name="矩形: 圆角 61"/>
                  <wp:cNvGraphicFramePr/>
                  <a:graphic xmlns:a="http://schemas.openxmlformats.org/drawingml/2006/main">
                    <a:graphicData uri="http://schemas.microsoft.com/office/word/2010/wordprocessingShape">
                      <wps:wsp>
                        <wps:cNvSpPr/>
                        <wps:spPr>
                          <a:xfrm>
                            <a:off x="0" y="0"/>
                            <a:ext cx="892454" cy="55595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0677CA" w14:textId="0DD11670" w:rsidR="00097ED6" w:rsidRDefault="00097ED6" w:rsidP="00097ED6">
                              <w:pPr>
                                <w:jc w:val="center"/>
                                <w:pPrChange w:id="54" w:author="Shaohong Lee" w:date="2017-07-30T21:13:00Z">
                                  <w:pPr/>
                                </w:pPrChange>
                              </w:pPr>
                              <w:ins w:id="55" w:author="Shaohong Lee" w:date="2017-07-30T21:14:00Z">
                                <w:r>
                                  <w:rPr>
                                    <w:rFonts w:hint="eastAsia"/>
                                  </w:rPr>
                                  <w:t>机器学习算法</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3C0E72B" id="矩形: 圆角 61" o:spid="_x0000_s1027" style="width:70.25pt;height:43.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qEiQIAAC8FAAAOAAAAZHJzL2Uyb0RvYy54bWysVM1u1DAQviPxDpbvNLurTaFRs9WqVRFS&#10;1VZtUc9ex+5G2B5jezdZHoAH4IyExAXxEDxOBY/B2MmmpewJcXE8mfnm9xsfHrVakbVwvgZT0vHe&#10;iBJhOFS1uSvp25vTF68o8YGZiikwoqQb4enR7Pmzw8YWYgJLUJVwBJ0YXzS2pMsQbJFlni+FZn4P&#10;rDColOA0Cyi6u6xyrEHvWmWT0Wg/a8BV1gEX3uPfk05JZ8m/lIKHCym9CESVFHML6XTpXMQzmx2y&#10;4s4xu6x5nwb7hyw0qw0GHVydsMDIytV/udI1d+BBhj0OOgMpay5SDVjNePSkmuslsyLVgs3xdmiT&#10;/39u+fn60pG6Kun+mBLDNM7o55fv9z++FuT+88df3z4RVGCXGusLNL62l66XPF5jya10On6xGNKm&#10;zm6Gzoo2EI4/Xx1MpvmUEo6qPM8P8v3oM3sAW+fDawGaxEtJHaxMdYXTS01l6zMfOvutHYJjRl0O&#10;6RY2SsQ0lLkSEivCqJOETlwSx8qRNUMWMM6FCXkfP1lHmKyVGoDjXUAVUiMw6d42wkTi2AAc7QL+&#10;GXFApKhgwgDWtQG3y0H1bojc2W+r72qO5Yd20aYxDsNaQLXB0TroOO8tP62xt2fMh0vmkOS4Dri4&#10;4QIPqaApKfQ3SpbgPuz6H+2Re6ilpMGlKal/v2JOUKLeGGTlwXg6jVuWhGn+coKCe6xZPNaYlT4G&#10;nAgSD7NL12gf1PYqHehb3O95jIoqZjjGLikPbisch26Z8YXgYj5PZrhZloUzc215dB77HGlz094y&#10;Z3uCBWTmOWwXjBVPKNbZRqSB+SqArBP/Yqe7vvYTwK1MNO5fkLj2j+Vk9fDOzX4DAAD//wMAUEsD&#10;BBQABgAIAAAAIQBV6Hk22wAAAAQBAAAPAAAAZHJzL2Rvd25yZXYueG1sTI/BTsMwEETvSP0Ha5G4&#10;UYcKShTiVFXUckE9UDhw3MZLHIjXUew0ga/H7aVcVhrNaOZtvppsK47U+8axgrt5AoK4crrhWsH7&#10;2/Y2BeEDssbWMSn4IQ+rYnaVY6bdyK903IdaxBL2GSowIXSZlL4yZNHPXUccvU/XWwxR9rXUPY6x&#10;3LZykSRLabHhuGCwo9JQ9b0frIKvl2Ejx4+F+d3s5HON67Lq0lKpm+tp/QQi0BQuYTjhR3QoItPB&#10;Day9aBXER8L5nrz75AHEQUH6uARZ5PI/fPEHAAD//wMAUEsBAi0AFAAGAAgAAAAhALaDOJL+AAAA&#10;4QEAABMAAAAAAAAAAAAAAAAAAAAAAFtDb250ZW50X1R5cGVzXS54bWxQSwECLQAUAAYACAAAACEA&#10;OP0h/9YAAACUAQAACwAAAAAAAAAAAAAAAAAvAQAAX3JlbHMvLnJlbHNQSwECLQAUAAYACAAAACEA&#10;RmkahIkCAAAvBQAADgAAAAAAAAAAAAAAAAAuAgAAZHJzL2Uyb0RvYy54bWxQSwECLQAUAAYACAAA&#10;ACEAVeh5NtsAAAAEAQAADwAAAAAAAAAAAAAAAADjBAAAZHJzL2Rvd25yZXYueG1sUEsFBgAAAAAE&#10;AAQA8wAAAOsFAAAAAA==&#10;" fillcolor="white [3201]" strokecolor="#5b9bd5 [3208]" strokeweight="1pt">
                  <v:stroke joinstyle="miter"/>
                  <v:textbox>
                    <w:txbxContent>
                      <w:p w14:paraId="550677CA" w14:textId="0DD11670" w:rsidR="00097ED6" w:rsidRDefault="00097ED6" w:rsidP="00097ED6">
                        <w:pPr>
                          <w:jc w:val="center"/>
                          <w:pPrChange w:id="56" w:author="Shaohong Lee" w:date="2017-07-30T21:13:00Z">
                            <w:pPr/>
                          </w:pPrChange>
                        </w:pPr>
                        <w:ins w:id="57" w:author="Shaohong Lee" w:date="2017-07-30T21:14:00Z">
                          <w:r>
                            <w:rPr>
                              <w:rFonts w:hint="eastAsia"/>
                            </w:rPr>
                            <w:t>机器学习算法</w:t>
                          </w:r>
                        </w:ins>
                      </w:p>
                    </w:txbxContent>
                  </v:textbox>
                  <w10:anchorlock/>
                </v:roundrect>
              </w:pict>
            </mc:Fallback>
          </mc:AlternateContent>
        </w:r>
      </w:ins>
    </w:p>
    <w:p w14:paraId="21AEACD3" w14:textId="5D6CC8C7" w:rsidR="00097ED6" w:rsidRDefault="00097ED6" w:rsidP="00097ED6">
      <w:pPr>
        <w:widowControl/>
        <w:autoSpaceDE w:val="0"/>
        <w:autoSpaceDN w:val="0"/>
        <w:adjustRightInd w:val="0"/>
        <w:spacing w:after="240" w:line="240" w:lineRule="exact"/>
        <w:jc w:val="center"/>
        <w:rPr>
          <w:ins w:id="58" w:author="Shaohong Lee" w:date="2017-07-30T21:13:00Z"/>
          <w:rFonts w:ascii="Times" w:hAnsi="Times" w:cs="Times" w:hint="eastAsia"/>
          <w:color w:val="000000"/>
          <w:kern w:val="0"/>
        </w:rPr>
        <w:pPrChange w:id="59" w:author="Shaohong Lee" w:date="2017-07-30T21:14:00Z">
          <w:pPr>
            <w:widowControl/>
            <w:autoSpaceDE w:val="0"/>
            <w:autoSpaceDN w:val="0"/>
            <w:adjustRightInd w:val="0"/>
            <w:spacing w:after="240" w:line="360" w:lineRule="atLeast"/>
            <w:jc w:val="center"/>
          </w:pPr>
        </w:pPrChange>
      </w:pPr>
    </w:p>
    <w:p w14:paraId="7460C7EA" w14:textId="26F73490" w:rsidR="00097ED6" w:rsidRPr="00160F0D" w:rsidRDefault="00C91143" w:rsidP="008D2FF3">
      <w:pPr>
        <w:widowControl/>
        <w:autoSpaceDE w:val="0"/>
        <w:autoSpaceDN w:val="0"/>
        <w:adjustRightInd w:val="0"/>
        <w:spacing w:after="240" w:line="360" w:lineRule="atLeast"/>
        <w:jc w:val="center"/>
        <w:rPr>
          <w:rFonts w:ascii="Times" w:hAnsi="Times" w:cs="Times" w:hint="eastAsia"/>
          <w:color w:val="000000"/>
          <w:kern w:val="0"/>
        </w:rPr>
      </w:pPr>
      <w:ins w:id="60" w:author="Shaohong Lee" w:date="2017-07-30T21:20:00Z">
        <w:r>
          <w:rPr>
            <w:rFonts w:ascii="Times" w:hAnsi="Times" w:cs="Times" w:hint="eastAsia"/>
            <w:noProof/>
            <w:color w:val="000000"/>
            <w:kern w:val="0"/>
          </w:rPr>
          <mc:AlternateContent>
            <mc:Choice Requires="wps">
              <w:drawing>
                <wp:anchor distT="0" distB="0" distL="114300" distR="114300" simplePos="0" relativeHeight="251670528" behindDoc="0" locked="0" layoutInCell="1" allowOverlap="1" wp14:anchorId="6D5EE6C7" wp14:editId="5464B0B4">
                  <wp:simplePos x="0" y="0"/>
                  <wp:positionH relativeFrom="column">
                    <wp:posOffset>3223260</wp:posOffset>
                  </wp:positionH>
                  <wp:positionV relativeFrom="paragraph">
                    <wp:posOffset>278460</wp:posOffset>
                  </wp:positionV>
                  <wp:extent cx="1060704" cy="285293"/>
                  <wp:effectExtent l="0" t="0" r="0" b="635"/>
                  <wp:wrapNone/>
                  <wp:docPr id="80" name="文本框 80"/>
                  <wp:cNvGraphicFramePr/>
                  <a:graphic xmlns:a="http://schemas.openxmlformats.org/drawingml/2006/main">
                    <a:graphicData uri="http://schemas.microsoft.com/office/word/2010/wordprocessingShape">
                      <wps:wsp>
                        <wps:cNvSpPr txBox="1"/>
                        <wps:spPr>
                          <a:xfrm>
                            <a:off x="0" y="0"/>
                            <a:ext cx="1060704" cy="285293"/>
                          </a:xfrm>
                          <a:prstGeom prst="rect">
                            <a:avLst/>
                          </a:prstGeom>
                          <a:noFill/>
                          <a:ln w="6350">
                            <a:noFill/>
                          </a:ln>
                        </wps:spPr>
                        <wps:txbx>
                          <w:txbxContent>
                            <w:p w14:paraId="70398129" w14:textId="5A72249D" w:rsidR="00097ED6" w:rsidRPr="00097ED6" w:rsidRDefault="00097ED6" w:rsidP="00097ED6">
                              <w:pPr>
                                <w:rPr>
                                  <w:sz w:val="16"/>
                                  <w:rPrChange w:id="61" w:author="Shaohong Lee" w:date="2017-07-30T21:19:00Z">
                                    <w:rPr/>
                                  </w:rPrChange>
                                </w:rPr>
                              </w:pPr>
                              <w:ins w:id="62" w:author="Shaohong Lee" w:date="2017-07-30T21:19:00Z">
                                <w:r w:rsidRPr="00097ED6">
                                  <w:rPr>
                                    <w:rFonts w:hint="eastAsia"/>
                                    <w:sz w:val="16"/>
                                    <w:rPrChange w:id="63" w:author="Shaohong Lee" w:date="2017-07-30T21:19:00Z">
                                      <w:rPr>
                                        <w:rFonts w:hint="eastAsia"/>
                                        <w:sz w:val="18"/>
                                      </w:rPr>
                                    </w:rPrChange>
                                  </w:rPr>
                                  <w:t>（</w:t>
                                </w:r>
                              </w:ins>
                              <w:ins w:id="64" w:author="Shaohong Lee" w:date="2017-07-30T21:20:00Z">
                                <w:r>
                                  <w:rPr>
                                    <w:rFonts w:hint="eastAsia"/>
                                    <w:sz w:val="16"/>
                                  </w:rPr>
                                  <w:t>预测</w:t>
                                </w:r>
                                <w:r>
                                  <w:rPr>
                                    <w:sz w:val="16"/>
                                  </w:rPr>
                                  <w:t>的住房价格</w:t>
                                </w:r>
                              </w:ins>
                              <w:ins w:id="65" w:author="Shaohong Lee" w:date="2017-07-30T21:19:00Z">
                                <w:r w:rsidRPr="00097ED6">
                                  <w:rPr>
                                    <w:rFonts w:hint="eastAsia"/>
                                    <w:sz w:val="16"/>
                                    <w:rPrChange w:id="66" w:author="Shaohong Lee" w:date="2017-07-30T21:19:00Z">
                                      <w:rPr>
                                        <w:rFonts w:hint="eastAsia"/>
                                        <w:sz w:val="18"/>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5EE6C7" id="_x0000_t202" coordsize="21600,21600" o:spt="202" path="m,l,21600r21600,l21600,xe">
                  <v:stroke joinstyle="miter"/>
                  <v:path gradientshapeok="t" o:connecttype="rect"/>
                </v:shapetype>
                <v:shape id="文本框 80" o:spid="_x0000_s1028" type="#_x0000_t202" style="position:absolute;left:0;text-align:left;margin-left:253.8pt;margin-top:21.95pt;width:83.5pt;height:2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dFeQgIAAFsEAAAOAAAAZHJzL2Uyb0RvYy54bWysVMFu2zAMvQ/YPwi6L3bcJE2NOEXWIsOA&#10;oi2QDj0rshwbsERNUmJnH7D9wU677L7vyneMkuM06HYadpEpkSL13iM9u25lTXbC2ApURoeDmBKh&#10;OOSV2mT009Py3ZQS65jKWQ1KZHQvLL2ev30za3QqEiihzoUhmETZtNEZLZ3TaRRZXgrJ7AC0UOgs&#10;wEjmcGs2UW5Yg9llHSVxPIkaMLk2wIW1eHrbOek85C8Kwd1DUVjhSJ1RfJsLqwnr2q/RfMbSjWG6&#10;rPjxGewfXiFZpbDoKdUtc4xsTfVHKllxAxYKN+AgIyiKiouAAdEM41doViXTImBBcqw+0WT/X1p+&#10;v3s0pMozOkV6FJOo0eH7t8OPX4efXwmeIUGNtinGrTRGuvY9tCh0f27x0ONuCyP9FxER9GOu/Yle&#10;0TrC/aV4El/GI0o4+pLpOLm68Gmil9vaWPdBgCTeyKhB+QKrbHdnXRfah/hiCpZVXQcJa0WajE4u&#10;xnG4cPJg8lphDY+he6u3XLtuA+ikx7GGfI/wDHQdYjVfVviGO2bdIzPYEogI29w94FLUgLXgaFFS&#10;gvnyt3Mfj0qhl5IGWyyj9vOWGUFJ/VGhhlfD0cj3ZNiMxpcJbsy5Z33uUVt5A9jFQxwozYPp413d&#10;m4UB+YzTsPBV0cUUx9oZdb1547rGx2niYrEIQdiFmrk7tdLcp/aseoaf2mdm9FEGhwLeQ9+MLH2l&#10;Rhfb6bHYOiiqIJXnuWP1SD92cBD7OG1+RM73IerlnzD/DQAA//8DAFBLAwQUAAYACAAAACEAfgb/&#10;M+EAAAAJAQAADwAAAGRycy9kb3ducmV2LnhtbEyPwU7DMAyG70i8Q2QkbixlbF3WNZ2mShMSYoeN&#10;XbiljddWJE5psq3w9IQTHG1/+v39+Xq0hl1w8J0jCY+TBBhS7XRHjYTj2/ZBAPNBkVbGEUr4Qg/r&#10;4vYmV5l2V9rj5RAaFkPIZ0pCG0Kfce7rFq3yE9cjxdvJDVaFOA4N14O6xnBr+DRJUm5VR/FDq3os&#10;W6w/Dmcr4aXc7tS+mlrxbcrn19Om/zy+z6W8vxs3K2ABx/AHw69+VIciOlXuTNozI2GeLNKISpg9&#10;LYFFIF3M4qKSIIQAXuT8f4PiBwAA//8DAFBLAQItABQABgAIAAAAIQC2gziS/gAAAOEBAAATAAAA&#10;AAAAAAAAAAAAAAAAAABbQ29udGVudF9UeXBlc10ueG1sUEsBAi0AFAAGAAgAAAAhADj9If/WAAAA&#10;lAEAAAsAAAAAAAAAAAAAAAAALwEAAF9yZWxzLy5yZWxzUEsBAi0AFAAGAAgAAAAhAE/Z0V5CAgAA&#10;WwQAAA4AAAAAAAAAAAAAAAAALgIAAGRycy9lMm9Eb2MueG1sUEsBAi0AFAAGAAgAAAAhAH4G/zPh&#10;AAAACQEAAA8AAAAAAAAAAAAAAAAAnAQAAGRycy9kb3ducmV2LnhtbFBLBQYAAAAABAAEAPMAAACq&#10;BQAAAAA=&#10;" filled="f" stroked="f" strokeweight=".5pt">
                  <v:textbox>
                    <w:txbxContent>
                      <w:p w14:paraId="70398129" w14:textId="5A72249D" w:rsidR="00097ED6" w:rsidRPr="00097ED6" w:rsidRDefault="00097ED6" w:rsidP="00097ED6">
                        <w:pPr>
                          <w:rPr>
                            <w:sz w:val="16"/>
                            <w:rPrChange w:id="67" w:author="Shaohong Lee" w:date="2017-07-30T21:19:00Z">
                              <w:rPr/>
                            </w:rPrChange>
                          </w:rPr>
                        </w:pPr>
                        <w:ins w:id="68" w:author="Shaohong Lee" w:date="2017-07-30T21:19:00Z">
                          <w:r w:rsidRPr="00097ED6">
                            <w:rPr>
                              <w:rFonts w:hint="eastAsia"/>
                              <w:sz w:val="16"/>
                              <w:rPrChange w:id="69" w:author="Shaohong Lee" w:date="2017-07-30T21:19:00Z">
                                <w:rPr>
                                  <w:rFonts w:hint="eastAsia"/>
                                  <w:sz w:val="18"/>
                                </w:rPr>
                              </w:rPrChange>
                            </w:rPr>
                            <w:t>（</w:t>
                          </w:r>
                        </w:ins>
                        <w:ins w:id="70" w:author="Shaohong Lee" w:date="2017-07-30T21:20:00Z">
                          <w:r>
                            <w:rPr>
                              <w:rFonts w:hint="eastAsia"/>
                              <w:sz w:val="16"/>
                            </w:rPr>
                            <w:t>预测</w:t>
                          </w:r>
                          <w:r>
                            <w:rPr>
                              <w:sz w:val="16"/>
                            </w:rPr>
                            <w:t>的住房价格</w:t>
                          </w:r>
                        </w:ins>
                        <w:ins w:id="71" w:author="Shaohong Lee" w:date="2017-07-30T21:19:00Z">
                          <w:r w:rsidRPr="00097ED6">
                            <w:rPr>
                              <w:rFonts w:hint="eastAsia"/>
                              <w:sz w:val="16"/>
                              <w:rPrChange w:id="72" w:author="Shaohong Lee" w:date="2017-07-30T21:19:00Z">
                                <w:rPr>
                                  <w:rFonts w:hint="eastAsia"/>
                                  <w:sz w:val="18"/>
                                </w:rPr>
                              </w:rPrChange>
                            </w:rPr>
                            <w:t>）</w:t>
                          </w:r>
                        </w:ins>
                      </w:p>
                    </w:txbxContent>
                  </v:textbox>
                </v:shape>
              </w:pict>
            </mc:Fallback>
          </mc:AlternateContent>
        </w:r>
      </w:ins>
      <w:ins w:id="73" w:author="Shaohong Lee" w:date="2017-07-30T21:17:00Z">
        <w:r>
          <w:rPr>
            <w:rFonts w:ascii="Times" w:hAnsi="Times" w:cs="Times" w:hint="eastAsia"/>
            <w:noProof/>
            <w:color w:val="000000"/>
            <w:kern w:val="0"/>
          </w:rPr>
          <mc:AlternateContent>
            <mc:Choice Requires="wps">
              <w:drawing>
                <wp:anchor distT="0" distB="0" distL="114300" distR="114300" simplePos="0" relativeHeight="251665408" behindDoc="0" locked="0" layoutInCell="1" allowOverlap="1" wp14:anchorId="628366AA" wp14:editId="59A29650">
                  <wp:simplePos x="0" y="0"/>
                  <wp:positionH relativeFrom="column">
                    <wp:posOffset>3121330</wp:posOffset>
                  </wp:positionH>
                  <wp:positionV relativeFrom="paragraph">
                    <wp:posOffset>29845</wp:posOffset>
                  </wp:positionV>
                  <wp:extent cx="1258214" cy="314198"/>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258214" cy="314198"/>
                          </a:xfrm>
                          <a:prstGeom prst="rect">
                            <a:avLst/>
                          </a:prstGeom>
                          <a:noFill/>
                          <a:ln w="6350">
                            <a:noFill/>
                          </a:ln>
                        </wps:spPr>
                        <wps:txbx>
                          <w:txbxContent>
                            <w:p w14:paraId="3AD932BA" w14:textId="4B79335D" w:rsidR="00097ED6" w:rsidRDefault="00097ED6" w:rsidP="00097ED6">
                              <w:pPr>
                                <w:jc w:val="center"/>
                                <w:pPrChange w:id="74" w:author="Shaohong Lee" w:date="2017-07-30T21:17:00Z">
                                  <w:pPr/>
                                </w:pPrChange>
                              </w:pPr>
                              <w:ins w:id="75" w:author="Shaohong Lee" w:date="2017-07-30T21:18:00Z">
                                <w:r>
                                  <w:rPr>
                                    <w:rFonts w:hint="eastAsia"/>
                                  </w:rPr>
                                  <w:t>预测</w:t>
                                </w:r>
                                <w:r>
                                  <w:t>的</w:t>
                                </w:r>
                              </w:ins>
                              <w:ins w:id="76" w:author="Shaohong Lee" w:date="2017-07-30T21:16:00Z">
                                <w:r>
                                  <w:rPr>
                                    <w:rFonts w:hint="eastAsia"/>
                                  </w:rPr>
                                  <w:t xml:space="preserve"> y</w:t>
                                </w:r>
                              </w:ins>
                              <w:ins w:id="77" w:author="Shaohong Lee" w:date="2017-07-30T21:18:00Z">
                                <w:r>
                                  <w:rPr>
                                    <w:rFonts w:hint="eastAsia"/>
                                  </w:rPr>
                                  <w:t>值</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8366AA" id="文本框 77" o:spid="_x0000_s1029" type="#_x0000_t202" style="position:absolute;left:0;text-align:left;margin-left:245.75pt;margin-top:2.35pt;width:99.05pt;height:24.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T7RAIAAF0EAAAOAAAAZHJzL2Uyb0RvYy54bWysVEtu2zAQ3RfoHQjua1n+xI5gOXATuChg&#10;JAGcImuaoiwBFIclaUvuAdobdNVN9z2Xz9EhZTlG2lXRDcX5cGbevBnNbppKkr0wtgSV0rjXp0Qo&#10;Dlmptin99LR8N6XEOqYyJkGJlB6EpTfzt29mtU7EAAqQmTAEgyib1DqlhXM6iSLLC1Ex2wMtFBpz&#10;MBVzKJptlBlWY/RKRoN+/yqqwWTaABfWovauNdJ5iJ/ngruHPLfCEZlSrM2F04Rz489oPmPJ1jBd&#10;lPxUBvuHKipWKkx6DnXHHCM7U/4Rqiq5AQu563GoIsjzkouAAdHE/Vdo1gXTImDB5lh9bpP9f2H5&#10;/f7RkDJL6WRCiWIVcnT8/u3449fx51eCOmxQrW2CfmuNnq55Dw0S3ektKj3uJjeV/yIignZs9eHc&#10;XtE4wv2jwXg6iEeUcLQN41F8PfVhopfX2lj3QUBF/CWlBukLXWX7lXWta+fikylYllIGCqUidUqv&#10;huN+eHC2YHCpMIfH0Nbqb67ZNAH0sMOxgeyA8Ay0E2I1X5ZYw4pZ98gMjgQiwjF3D3jkEjAXnG6U&#10;FGC+/E3v/ZEptFJS44il1H7eMSMokR8Vcngdj0Z+JoMwGk8GKJhLy+bSonbVLeAUx7hQmoer93ey&#10;u+YGqmfchoXPiiamOOZOKXemE25dO/q4T1wsFsEN51Azt1JrzX1w31ff46fmmRl9IsIhhffQjSNL&#10;XvHR+raMLHYO8jKQ5Tvd9vVEAM5woPu0b35JLuXg9fJXmP8GAAD//wMAUEsDBBQABgAIAAAAIQA0&#10;/1fQ4QAAAAgBAAAPAAAAZHJzL2Rvd25yZXYueG1sTI/BasMwEETvhf6D2EIvJZETHCdxLYcSKPjg&#10;S9JSyE2xtpaJJbmS4rh/3+2pvc0yw8zbYjeZno3oQ+esgMU8AYa2caqzrYD3t9fZBliI0irZO4sC&#10;vjHArry/K2Su3M0ecDzGllGJDbkUoGMccs5Do9HIMHcDWvI+nTcy0ulbrry8Ubnp+TJJMm5kZ2lB&#10;ywH3GpvL8WoEjB9Vqg6jjv5pX1dJdam/1qdaiMeH6eUZWMQp/oXhF5/QoSSms7taFVgvIN0uVhQl&#10;sQZGfrbZZsDOAlbpEnhZ8P8PlD8AAAD//wMAUEsBAi0AFAAGAAgAAAAhALaDOJL+AAAA4QEAABMA&#10;AAAAAAAAAAAAAAAAAAAAAFtDb250ZW50X1R5cGVzXS54bWxQSwECLQAUAAYACAAAACEAOP0h/9YA&#10;AACUAQAACwAAAAAAAAAAAAAAAAAvAQAAX3JlbHMvLnJlbHNQSwECLQAUAAYACAAAACEADEh0+0QC&#10;AABdBAAADgAAAAAAAAAAAAAAAAAuAgAAZHJzL2Uyb0RvYy54bWxQSwECLQAUAAYACAAAACEANP9X&#10;0OEAAAAIAQAADwAAAAAAAAAAAAAAAACeBAAAZHJzL2Rvd25yZXYueG1sUEsFBgAAAAAEAAQA8wAA&#10;AKwFAAAAAA==&#10;" filled="f" stroked="f" strokeweight=".5pt">
                  <v:textbox>
                    <w:txbxContent>
                      <w:p w14:paraId="3AD932BA" w14:textId="4B79335D" w:rsidR="00097ED6" w:rsidRDefault="00097ED6" w:rsidP="00097ED6">
                        <w:pPr>
                          <w:jc w:val="center"/>
                          <w:pPrChange w:id="78" w:author="Shaohong Lee" w:date="2017-07-30T21:17:00Z">
                            <w:pPr/>
                          </w:pPrChange>
                        </w:pPr>
                        <w:ins w:id="79" w:author="Shaohong Lee" w:date="2017-07-30T21:18:00Z">
                          <w:r>
                            <w:rPr>
                              <w:rFonts w:hint="eastAsia"/>
                            </w:rPr>
                            <w:t>预测</w:t>
                          </w:r>
                          <w:r>
                            <w:t>的</w:t>
                          </w:r>
                        </w:ins>
                        <w:ins w:id="80" w:author="Shaohong Lee" w:date="2017-07-30T21:16:00Z">
                          <w:r>
                            <w:rPr>
                              <w:rFonts w:hint="eastAsia"/>
                            </w:rPr>
                            <w:t xml:space="preserve"> y</w:t>
                          </w:r>
                        </w:ins>
                        <w:ins w:id="81" w:author="Shaohong Lee" w:date="2017-07-30T21:18:00Z">
                          <w:r>
                            <w:rPr>
                              <w:rFonts w:hint="eastAsia"/>
                            </w:rPr>
                            <w:t>值</w:t>
                          </w:r>
                        </w:ins>
                      </w:p>
                    </w:txbxContent>
                  </v:textbox>
                </v:shape>
              </w:pict>
            </mc:Fallback>
          </mc:AlternateContent>
        </w:r>
      </w:ins>
      <w:ins w:id="82" w:author="Shaohong Lee" w:date="2017-07-30T21:18:00Z">
        <w:r>
          <w:rPr>
            <w:rFonts w:ascii="Times" w:hAnsi="Times" w:cs="Times" w:hint="eastAsia"/>
            <w:noProof/>
            <w:color w:val="000000"/>
            <w:kern w:val="0"/>
          </w:rPr>
          <mc:AlternateContent>
            <mc:Choice Requires="wps">
              <w:drawing>
                <wp:anchor distT="0" distB="0" distL="114300" distR="114300" simplePos="0" relativeHeight="251667456" behindDoc="0" locked="0" layoutInCell="1" allowOverlap="1" wp14:anchorId="2B8E34DB" wp14:editId="49A37072">
                  <wp:simplePos x="0" y="0"/>
                  <wp:positionH relativeFrom="column">
                    <wp:posOffset>3042361</wp:posOffset>
                  </wp:positionH>
                  <wp:positionV relativeFrom="paragraph">
                    <wp:posOffset>164465</wp:posOffset>
                  </wp:positionV>
                  <wp:extent cx="226771" cy="45719"/>
                  <wp:effectExtent l="0" t="19050" r="40005" b="31115"/>
                  <wp:wrapNone/>
                  <wp:docPr id="78" name="箭头: 右 78"/>
                  <wp:cNvGraphicFramePr/>
                  <a:graphic xmlns:a="http://schemas.openxmlformats.org/drawingml/2006/main">
                    <a:graphicData uri="http://schemas.microsoft.com/office/word/2010/wordprocessingShape">
                      <wps:wsp>
                        <wps:cNvSpPr/>
                        <wps:spPr>
                          <a:xfrm>
                            <a:off x="0" y="0"/>
                            <a:ext cx="22677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D9769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78" o:spid="_x0000_s1026" type="#_x0000_t13" style="position:absolute;left:0;text-align:left;margin-left:239.55pt;margin-top:12.95pt;width:17.8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XiGhgIAAEEFAAAOAAAAZHJzL2Uyb0RvYy54bWysVMFO3DAQvVfqP1i+l+yugC0RWbQCUVVC&#10;gAoVZ+PYm0iOxx17N7v9if5Er+XS/hLqb3TsZLMIUA9Vc3Bsz8zzzPMbH5+sG8NWCn0NtuDjvRFn&#10;ykooa7so+Ofb83fvOfNB2FIYsKrgG+X5yeztm+PW5WoCFZhSISMQ6/PWFbwKweVZ5mWlGuH3wClL&#10;Rg3YiEBLXGQlipbQG5NNRqPDrAUsHYJU3tPuWWfks4SvtZLhSmuvAjMFp9xCGjGN93HMZsciX6Bw&#10;VS37NMQ/ZNGI2tKhA9SZCIItsX4B1dQSwYMOexKaDLSupUo1UDXj0bNqbirhVKqFyPFuoMn/P1h5&#10;ubpGVpcFn9JNWdHQHf1++PH4/VfOHr/9ZLRLFLXO5+R5466xX3maxnrXGpv4p0rYOtG6GWhV68Ak&#10;bU4mh9PpmDNJpv2D6fgoQma7WIc+fFDQsDgpONaLKswRoU2MitWFD13A1pGiY0ZdDmkWNkbFNIz9&#10;pDSVE09N0UlI6tQgWwmSgJBS2TDuTJUoVbd9MKKvz2qISDkmwIisa2MG7B4givQldpdr7x9DVdLh&#10;EDz6W2Jd8BCRTgYbhuCmtoCvARiqqj+589+S1FETWbqHckOXjdB1gXfyvCbGL4QP1wJJ9tQg1Mrh&#10;igZtoC049DPOKsCvr+1Hf1IjWTlrqY0K7r8sBSrOzEdLOj0a7+/HvksLuvwJLfCp5f6pxS6bU6Br&#10;IrFQdmka/YPZTjVCc0cdP4+nkklYSWcXXAbcLk5D1970Zkg1nyc36jUnwoW9cTKCR1ajlm7XdwJd&#10;L7tAcr2EbcuJ/JnuOt8YaWG+DKDrJModrz3f1KdJOP2bEh+Cp+vktXv5Zn8AAAD//wMAUEsDBBQA&#10;BgAIAAAAIQBHSX9e3wAAAAkBAAAPAAAAZHJzL2Rvd25yZXYueG1sTI/LTsMwEEX3SPyDNUjsqOO+&#10;aNNMqgiJDY8FhQ9wYjdJicdR7DaBr2dYwXI0R/eem+0n14mLHULrCUHNEhCWKm9aqhE+3h/vNiBC&#10;1GR058kifNkA+/z6KtOp8SO92csh1oJDKKQaoYmxT6UMVWOdDjPfW+Lf0Q9ORz6HWppBjxzuOjlP&#10;krV0uiVuaHRvHxpbfR7ODuHZuHjqj+tKlfH1qZCb8du8FIi3N1OxAxHtFP9g+NVndcjZqfRnMkF0&#10;CMv7rWIUYb7agmBgpZa8pURYLBTIPJP/F+Q/AAAA//8DAFBLAQItABQABgAIAAAAIQC2gziS/gAA&#10;AOEBAAATAAAAAAAAAAAAAAAAAAAAAABbQ29udGVudF9UeXBlc10ueG1sUEsBAi0AFAAGAAgAAAAh&#10;ADj9If/WAAAAlAEAAAsAAAAAAAAAAAAAAAAALwEAAF9yZWxzLy5yZWxzUEsBAi0AFAAGAAgAAAAh&#10;AHSZeIaGAgAAQQUAAA4AAAAAAAAAAAAAAAAALgIAAGRycy9lMm9Eb2MueG1sUEsBAi0AFAAGAAgA&#10;AAAhAEdJf17fAAAACQEAAA8AAAAAAAAAAAAAAAAA4AQAAGRycy9kb3ducmV2LnhtbFBLBQYAAAAA&#10;BAAEAPMAAADsBQAAAAA=&#10;" adj="19423" fillcolor="#4472c4 [3204]" strokecolor="#1f3763 [1604]" strokeweight="1pt"/>
              </w:pict>
            </mc:Fallback>
          </mc:AlternateContent>
        </w:r>
      </w:ins>
      <w:ins w:id="83" w:author="Shaohong Lee" w:date="2017-07-30T21:19:00Z">
        <w:r>
          <w:rPr>
            <w:rFonts w:ascii="Times" w:hAnsi="Times" w:cs="Times" w:hint="eastAsia"/>
            <w:noProof/>
            <w:color w:val="000000"/>
            <w:kern w:val="0"/>
          </w:rPr>
          <mc:AlternateContent>
            <mc:Choice Requires="wps">
              <w:drawing>
                <wp:anchor distT="0" distB="0" distL="114300" distR="114300" simplePos="0" relativeHeight="251668480" behindDoc="0" locked="0" layoutInCell="1" allowOverlap="1" wp14:anchorId="0E543602" wp14:editId="47BBFA48">
                  <wp:simplePos x="0" y="0"/>
                  <wp:positionH relativeFrom="column">
                    <wp:posOffset>1658493</wp:posOffset>
                  </wp:positionH>
                  <wp:positionV relativeFrom="paragraph">
                    <wp:posOffset>256845</wp:posOffset>
                  </wp:positionV>
                  <wp:extent cx="877443" cy="285293"/>
                  <wp:effectExtent l="0" t="0" r="0" b="635"/>
                  <wp:wrapNone/>
                  <wp:docPr id="79" name="文本框 79"/>
                  <wp:cNvGraphicFramePr/>
                  <a:graphic xmlns:a="http://schemas.openxmlformats.org/drawingml/2006/main">
                    <a:graphicData uri="http://schemas.microsoft.com/office/word/2010/wordprocessingShape">
                      <wps:wsp>
                        <wps:cNvSpPr txBox="1"/>
                        <wps:spPr>
                          <a:xfrm>
                            <a:off x="0" y="0"/>
                            <a:ext cx="877443" cy="285293"/>
                          </a:xfrm>
                          <a:prstGeom prst="rect">
                            <a:avLst/>
                          </a:prstGeom>
                          <a:noFill/>
                          <a:ln w="6350">
                            <a:noFill/>
                          </a:ln>
                        </wps:spPr>
                        <wps:txbx>
                          <w:txbxContent>
                            <w:p w14:paraId="6461CCDE" w14:textId="0325AFB2" w:rsidR="00097ED6" w:rsidRPr="00097ED6" w:rsidRDefault="00097ED6">
                              <w:pPr>
                                <w:rPr>
                                  <w:sz w:val="16"/>
                                  <w:rPrChange w:id="84" w:author="Shaohong Lee" w:date="2017-07-30T21:19:00Z">
                                    <w:rPr/>
                                  </w:rPrChange>
                                </w:rPr>
                              </w:pPr>
                              <w:ins w:id="85" w:author="Shaohong Lee" w:date="2017-07-30T21:19:00Z">
                                <w:r w:rsidRPr="00097ED6">
                                  <w:rPr>
                                    <w:rFonts w:hint="eastAsia"/>
                                    <w:sz w:val="16"/>
                                    <w:rPrChange w:id="86" w:author="Shaohong Lee" w:date="2017-07-30T21:19:00Z">
                                      <w:rPr>
                                        <w:rFonts w:hint="eastAsia"/>
                                        <w:sz w:val="18"/>
                                      </w:rPr>
                                    </w:rPrChange>
                                  </w:rPr>
                                  <w:t>（</w:t>
                                </w:r>
                                <w:r w:rsidRPr="00097ED6">
                                  <w:rPr>
                                    <w:rFonts w:hint="eastAsia"/>
                                    <w:sz w:val="16"/>
                                    <w:rPrChange w:id="87" w:author="Shaohong Lee" w:date="2017-07-30T21:19:00Z">
                                      <w:rPr>
                                        <w:rFonts w:hint="eastAsia"/>
                                        <w:sz w:val="18"/>
                                      </w:rPr>
                                    </w:rPrChange>
                                  </w:rPr>
                                  <w:t>居住面积）</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43602" id="文本框 79" o:spid="_x0000_s1030" type="#_x0000_t202" style="position:absolute;left:0;text-align:left;margin-left:130.6pt;margin-top:20.2pt;width:69.1pt;height:2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xjQwIAAFoEAAAOAAAAZHJzL2Uyb0RvYy54bWysVM1u2zAMvg/YOwi6L86P0yRGnCJrkWFA&#10;0RZIh54VWY4NyKImKbGzB9jeYKdddt9z5TlGyXEadDsNuygUSZP6vo/M/LqpJNkLY0tQKR30+pQI&#10;xSEr1Taln55W76aUWMdUxiQokdKDsPR68fbNvNaJGEIBMhOGYBFlk1qntHBOJ1FkeSEqZnughcJg&#10;DqZiDq9mG2WG1Vi9ktGw37+KajCZNsCFtei9bYN0EernueDuIc+tcESmFN/mwmnCufFntJizZGuY&#10;Lkp+egb7h1dUrFTY9FzqljlGdqb8o1RVcgMWctfjUEWQ5yUXAQOiGfRfoVkXTIuABcmx+kyT/X9l&#10;+f3+0ZAyS+lkRoliFWp0/P7t+OPX8edXgj4kqNY2wby1xkzXvIcGhe78Fp0ed5Obyv8iIoJxpPpw&#10;plc0jnB0TieTOB5RwjE0nI6Hs5GvEr18rI11HwRUxBspNaheIJXt76xrU7sU30vBqpQyKCgVqVN6&#10;NRr3wwfnCBaXCnt4CO1TveWaTRMwxx2MDWQHRGegHRCr+arEN9wx6x6ZwYlAQDjl7gGPXAL2gpNF&#10;SQHmy9/8Ph+FwiglNU5YSu3nHTOCEvlRoYSzQRz7kQyXeDwZ4sVcRjaXEbWrbgCHeID7pHkwfb6T&#10;nZkbqJ5xGZa+K4aY4tg7pa4zb1w797hMXCyXIQmHUDN3p9aa+9KeVc/wU/PMjD7J4FC/e+hmkSWv&#10;1GhzWz2WOwd5GaTyPLesnujHAQ5in5bNb8jlPWS9/CUsfgMAAP//AwBQSwMEFAAGAAgAAAAhAFBB&#10;30TiAAAACQEAAA8AAABkcnMvZG93bnJldi54bWxMj01PwzAMhu9I/IfISNxYuu5DXdd0mipNSAgO&#10;G7twcxuvrdYkpcm2wq/HnOBmy49eP2+2GU0nrjT41lkF00kEgmzldGtrBcf33VMCwge0GjtnScEX&#10;edjk93cZptrd7J6uh1ALDrE+RQVNCH0qpa8aMugnrifLt5MbDAZeh1rqAW8cbjoZR9FSGmwtf2iw&#10;p6Kh6ny4GAUvxe4N92Vsku+ueH49bfvP48dCqceHcbsGEWgMfzD86rM65OxUuovVXnQK4uU0ZlTB&#10;PJqDYGC2WvFQKkgWM5B5Jv83yH8AAAD//wMAUEsBAi0AFAAGAAgAAAAhALaDOJL+AAAA4QEAABMA&#10;AAAAAAAAAAAAAAAAAAAAAFtDb250ZW50X1R5cGVzXS54bWxQSwECLQAUAAYACAAAACEAOP0h/9YA&#10;AACUAQAACwAAAAAAAAAAAAAAAAAvAQAAX3JlbHMvLnJlbHNQSwECLQAUAAYACAAAACEASj9sY0MC&#10;AABaBAAADgAAAAAAAAAAAAAAAAAuAgAAZHJzL2Uyb0RvYy54bWxQSwECLQAUAAYACAAAACEAUEHf&#10;ROIAAAAJAQAADwAAAAAAAAAAAAAAAACdBAAAZHJzL2Rvd25yZXYueG1sUEsFBgAAAAAEAAQA8wAA&#10;AKwFAAAAAA==&#10;" filled="f" stroked="f" strokeweight=".5pt">
                  <v:textbox>
                    <w:txbxContent>
                      <w:p w14:paraId="6461CCDE" w14:textId="0325AFB2" w:rsidR="00097ED6" w:rsidRPr="00097ED6" w:rsidRDefault="00097ED6">
                        <w:pPr>
                          <w:rPr>
                            <w:sz w:val="16"/>
                            <w:rPrChange w:id="88" w:author="Shaohong Lee" w:date="2017-07-30T21:19:00Z">
                              <w:rPr/>
                            </w:rPrChange>
                          </w:rPr>
                        </w:pPr>
                        <w:ins w:id="89" w:author="Shaohong Lee" w:date="2017-07-30T21:19:00Z">
                          <w:r w:rsidRPr="00097ED6">
                            <w:rPr>
                              <w:rFonts w:hint="eastAsia"/>
                              <w:sz w:val="16"/>
                              <w:rPrChange w:id="90" w:author="Shaohong Lee" w:date="2017-07-30T21:19:00Z">
                                <w:rPr>
                                  <w:rFonts w:hint="eastAsia"/>
                                  <w:sz w:val="18"/>
                                </w:rPr>
                              </w:rPrChange>
                            </w:rPr>
                            <w:t>（</w:t>
                          </w:r>
                          <w:r w:rsidRPr="00097ED6">
                            <w:rPr>
                              <w:rFonts w:hint="eastAsia"/>
                              <w:sz w:val="16"/>
                              <w:rPrChange w:id="91" w:author="Shaohong Lee" w:date="2017-07-30T21:19:00Z">
                                <w:rPr>
                                  <w:rFonts w:hint="eastAsia"/>
                                  <w:sz w:val="18"/>
                                </w:rPr>
                              </w:rPrChange>
                            </w:rPr>
                            <w:t>居住面积）</w:t>
                          </w:r>
                        </w:ins>
                      </w:p>
                    </w:txbxContent>
                  </v:textbox>
                </v:shape>
              </w:pict>
            </mc:Fallback>
          </mc:AlternateContent>
        </w:r>
      </w:ins>
      <w:ins w:id="92" w:author="Shaohong Lee" w:date="2017-07-30T21:16:00Z">
        <w:r>
          <w:rPr>
            <w:rFonts w:ascii="Times" w:hAnsi="Times" w:cs="Times" w:hint="eastAsia"/>
            <w:noProof/>
            <w:color w:val="000000"/>
            <w:kern w:val="0"/>
          </w:rPr>
          <mc:AlternateContent>
            <mc:Choice Requires="wps">
              <w:drawing>
                <wp:anchor distT="0" distB="0" distL="114300" distR="114300" simplePos="0" relativeHeight="251662336" behindDoc="0" locked="0" layoutInCell="1" allowOverlap="1" wp14:anchorId="00C69189" wp14:editId="1C94C816">
                  <wp:simplePos x="0" y="0"/>
                  <wp:positionH relativeFrom="column">
                    <wp:posOffset>1745615</wp:posOffset>
                  </wp:positionH>
                  <wp:positionV relativeFrom="paragraph">
                    <wp:posOffset>22225</wp:posOffset>
                  </wp:positionV>
                  <wp:extent cx="621665" cy="31369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621665" cy="313690"/>
                          </a:xfrm>
                          <a:prstGeom prst="rect">
                            <a:avLst/>
                          </a:prstGeom>
                          <a:noFill/>
                          <a:ln w="6350">
                            <a:noFill/>
                          </a:ln>
                        </wps:spPr>
                        <wps:txbx>
                          <w:txbxContent>
                            <w:p w14:paraId="583BB5EF" w14:textId="7E1FB2DB" w:rsidR="00097ED6" w:rsidRDefault="00097ED6" w:rsidP="00097ED6">
                              <w:pPr>
                                <w:jc w:val="center"/>
                                <w:pPrChange w:id="93" w:author="Shaohong Lee" w:date="2017-07-30T21:17:00Z">
                                  <w:pPr/>
                                </w:pPrChange>
                              </w:pPr>
                              <w:ins w:id="94" w:author="Shaohong Lee" w:date="2017-07-30T21:16:00Z">
                                <w:r>
                                  <w:rPr>
                                    <w:rFonts w:hint="eastAsia"/>
                                  </w:rPr>
                                  <w:t>x</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69189" id="文本框 75" o:spid="_x0000_s1031" type="#_x0000_t202" style="position:absolute;left:0;text-align:left;margin-left:137.45pt;margin-top:1.75pt;width:48.95pt;height:24.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ZaQwIAAFwEAAAOAAAAZHJzL2Uyb0RvYy54bWysVEtu2zAQ3RfoHQjuG1n+pTEsB26CFAWC&#10;JIBTZE1TlC1A4rAkHSk9QHuDrLrpvufyOfpI2Y6RdlV0Q5Ezw5l57w01PW/rij0q60rSGU9Pepwp&#10;LSkv9Srjn++v3r3nzHmhc1GRVhl/Uo6fz96+mTZmovq0pipXliGJdpPGZHztvZkkiZNrVQt3QkZp&#10;OAuytfA42lWSW9Ege10l/V5vnDRkc2NJKudgveycfBbzF4WS/rYonPKsyjh683G1cV2GNZlNxWRl&#10;hVmXcteG+IcualFqFD2kuhResI0t/0hVl9KSo8KfSKoTKopSqogBaNLeKzSLtTAqYgE5zhxocv8v&#10;rbx5vLOszDN+OuJMixoabZ+/b3/82v78xmADQY1xE8QtDCJ9+4FaCL23OxgD7rawdfgCEYMfVD8d&#10;6FWtZxLGcT8dj1FFwjVIB+OzSH/yctlY5z8qqlnYZNxCvUiqeLx2Ho0gdB8Samm6KqsqKlhp1qDA&#10;YNSLFw4e3Kg0LgYIXath59tlGzEf4C0pfwI6S92AOCOvSvRwLZy/ExYTAUCYcn+LpagItWi342xN&#10;9uvf7CEeQsHLWYMJy7j7shFWcVZ90pDwLB0Ow0jGw3B02sfBHnuWxx69qS8IQ5ziPRkZtyHeV/tt&#10;Yal+wGOYh6pwCS1RO+PS2/3hwneTj+ck1XwewzCGRvhrvTAyJA+8Bo7v2wdhzU4IDwVvaD+NYvJK&#10;jy62U2S+8VSUUazAdMfrTgCMcNRw99zCGzk+x6iXn8LsNwAAAP//AwBQSwMEFAAGAAgAAAAhADay&#10;3HPgAAAACAEAAA8AAABkcnMvZG93bnJldi54bWxMjzFPwzAUhHck/oP1kFhQ65C2hIa8VKgSUoYs&#10;LagSmxubOGr8HGw3Df8eM5XxdKe774rNZHo2Kuc7SwiP8wSYosbKjlqEj/e32TMwHwRJ0VtSCD/K&#10;w6a8vSlELu2Fdmrch5bFEvK5QNAhDDnnvtHKCD+3g6LofVlnRIjStVw6cYnlpudpkjxxIzqKC1oM&#10;aqtVc9qfDcJ4qJZyN+rgHrZ1lVSn+jv7rBHv76bXF2BBTeEahj/8iA5lZDraM0nPeoQ0W65jFGGx&#10;Ahb9RZbGK0eEVboGXhb8/4HyFwAA//8DAFBLAQItABQABgAIAAAAIQC2gziS/gAAAOEBAAATAAAA&#10;AAAAAAAAAAAAAAAAAABbQ29udGVudF9UeXBlc10ueG1sUEsBAi0AFAAGAAgAAAAhADj9If/WAAAA&#10;lAEAAAsAAAAAAAAAAAAAAAAALwEAAF9yZWxzLy5yZWxzUEsBAi0AFAAGAAgAAAAhALaG5lpDAgAA&#10;XAQAAA4AAAAAAAAAAAAAAAAALgIAAGRycy9lMm9Eb2MueG1sUEsBAi0AFAAGAAgAAAAhADay3HPg&#10;AAAACAEAAA8AAAAAAAAAAAAAAAAAnQQAAGRycy9kb3ducmV2LnhtbFBLBQYAAAAABAAEAPMAAACq&#10;BQAAAAA=&#10;" filled="f" stroked="f" strokeweight=".5pt">
                  <v:textbox>
                    <w:txbxContent>
                      <w:p w14:paraId="583BB5EF" w14:textId="7E1FB2DB" w:rsidR="00097ED6" w:rsidRDefault="00097ED6" w:rsidP="00097ED6">
                        <w:pPr>
                          <w:jc w:val="center"/>
                          <w:pPrChange w:id="95" w:author="Shaohong Lee" w:date="2017-07-30T21:17:00Z">
                            <w:pPr/>
                          </w:pPrChange>
                        </w:pPr>
                        <w:ins w:id="96" w:author="Shaohong Lee" w:date="2017-07-30T21:16:00Z">
                          <w:r>
                            <w:rPr>
                              <w:rFonts w:hint="eastAsia"/>
                            </w:rPr>
                            <w:t>x</w:t>
                          </w:r>
                        </w:ins>
                      </w:p>
                    </w:txbxContent>
                  </v:textbox>
                </v:shape>
              </w:pict>
            </mc:Fallback>
          </mc:AlternateContent>
        </w:r>
      </w:ins>
      <w:ins w:id="97" w:author="Shaohong Lee" w:date="2017-07-30T21:17:00Z">
        <w:r>
          <w:rPr>
            <w:rFonts w:ascii="Times" w:hAnsi="Times" w:cs="Times" w:hint="eastAsia"/>
            <w:noProof/>
            <w:color w:val="000000"/>
            <w:kern w:val="0"/>
          </w:rPr>
          <mc:AlternateContent>
            <mc:Choice Requires="wps">
              <w:drawing>
                <wp:anchor distT="0" distB="0" distL="114300" distR="114300" simplePos="0" relativeHeight="251663360" behindDoc="0" locked="0" layoutInCell="1" allowOverlap="1" wp14:anchorId="2C0DED0B" wp14:editId="6EA71564">
                  <wp:simplePos x="0" y="0"/>
                  <wp:positionH relativeFrom="column">
                    <wp:posOffset>2199056</wp:posOffset>
                  </wp:positionH>
                  <wp:positionV relativeFrom="paragraph">
                    <wp:posOffset>168910</wp:posOffset>
                  </wp:positionV>
                  <wp:extent cx="226771" cy="45719"/>
                  <wp:effectExtent l="0" t="19050" r="40005" b="31115"/>
                  <wp:wrapNone/>
                  <wp:docPr id="76" name="箭头: 右 76"/>
                  <wp:cNvGraphicFramePr/>
                  <a:graphic xmlns:a="http://schemas.openxmlformats.org/drawingml/2006/main">
                    <a:graphicData uri="http://schemas.microsoft.com/office/word/2010/wordprocessingShape">
                      <wps:wsp>
                        <wps:cNvSpPr/>
                        <wps:spPr>
                          <a:xfrm>
                            <a:off x="0" y="0"/>
                            <a:ext cx="22677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DB8C49" id="箭头: 右 76" o:spid="_x0000_s1026" type="#_x0000_t13" style="position:absolute;left:0;text-align:left;margin-left:173.15pt;margin-top:13.3pt;width:17.85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ORhgIAAEEFAAAOAAAAZHJzL2Uyb0RvYy54bWysVMFO3DAQvVfqP1i+l+yugC0RWbQCUVVC&#10;gAoVZ+PYm0iOxx17N7v9if5Er+XS/hLqb3TsZLMIUA9Vc3Bsz8zzzPMbH5+sG8NWCn0NtuDjvRFn&#10;ykooa7so+Ofb83fvOfNB2FIYsKrgG+X5yeztm+PW5WoCFZhSISMQ6/PWFbwKweVZ5mWlGuH3wClL&#10;Rg3YiEBLXGQlipbQG5NNRqPDrAUsHYJU3tPuWWfks4SvtZLhSmuvAjMFp9xCGjGN93HMZsciX6Bw&#10;VS37NMQ/ZNGI2tKhA9SZCIItsX4B1dQSwYMOexKaDLSupUo1UDXj0bNqbirhVKqFyPFuoMn/P1h5&#10;ubpGVpcFnx5yZkVDd/T74cfj9185e/z2k9EuUdQ6n5PnjbvGfuVpGutda2zinyph60TrZqBVrQOT&#10;tDmZHE6nY84kmfYPpuOjCJntYh368EFBw+Kk4FgvqjBHhDYxKlYXPnQBW0eKjhl1OaRZ2BgV0zD2&#10;k9JUTjw1RSchqVODbCVIAkJKZcO4M1WiVN32wYi+PqshIuWYACOyro0ZsHuAKNKX2F2uvX8MVUmH&#10;Q/Dob4l1wUNEOhlsGIKb2gK+BmCoqv7kzn9LUkdNZOkeyg1dNkLXBd7J85oYvxA+XAsk2VODUCuH&#10;Kxq0gbbg0M84qwC/vrYf/UmNZOWspTYquP+yFKg4Mx8t6fRovL8f+y4t6PIntMCnlvunFrtsToGu&#10;icRC2aVp9A9mO9UIzR11/DyeSiZhJZ1dcBlwuzgNXXvTmyHVfJ7cqNecCBf2xskIHlmNWrpd3wl0&#10;vewCyfUSti0n8me663xjpIX5MoCukyh3vPZ8U58m4fRvSnwInq6T1+7lm/0BAAD//wMAUEsDBBQA&#10;BgAIAAAAIQAFmRik3gAAAAkBAAAPAAAAZHJzL2Rvd25yZXYueG1sTI9NT4QwEIbvJv6HZjbx5pYF&#10;0xCkbIiJFz8Orv6AQmcBl04J7S7or3c86W0m8+Sd5y33qxvFBecweNKw2yYgkFpvB+o0fLw/3uYg&#10;QjRkzegJNXxhgH11fVWawvqF3vByiJ3gEAqF0dDHOBVShrZHZ8LWT0h8O/rZmcjr3Ek7m4XD3SjT&#10;JFHSmYH4Q28mfOixPR3OTsOzdfFzOqp218TXp1rmy7d9qbW+2az1PYiIa/yD4Vef1aFip8afyQYx&#10;asjuVMaohlQpEAxkecrlGh6yHGRVyv8Nqh8AAAD//wMAUEsBAi0AFAAGAAgAAAAhALaDOJL+AAAA&#10;4QEAABMAAAAAAAAAAAAAAAAAAAAAAFtDb250ZW50X1R5cGVzXS54bWxQSwECLQAUAAYACAAAACEA&#10;OP0h/9YAAACUAQAACwAAAAAAAAAAAAAAAAAvAQAAX3JlbHMvLnJlbHNQSwECLQAUAAYACAAAACEA&#10;oRbjkYYCAABBBQAADgAAAAAAAAAAAAAAAAAuAgAAZHJzL2Uyb0RvYy54bWxQSwECLQAUAAYACAAA&#10;ACEABZkYpN4AAAAJAQAADwAAAAAAAAAAAAAAAADgBAAAZHJzL2Rvd25yZXYueG1sUEsFBgAAAAAE&#10;AAQA8wAAAOsFAAAAAA==&#10;" adj="19423" fillcolor="#4472c4 [3204]" strokecolor="#1f3763 [1604]" strokeweight="1pt"/>
              </w:pict>
            </mc:Fallback>
          </mc:AlternateContent>
        </w:r>
      </w:ins>
      <w:ins w:id="98" w:author="Shaohong Lee" w:date="2017-07-30T21:14:00Z">
        <w:r w:rsidR="00097ED6">
          <w:rPr>
            <w:rFonts w:ascii="Times" w:hAnsi="Times" w:cs="Times" w:hint="eastAsia"/>
            <w:noProof/>
            <w:color w:val="000000"/>
            <w:kern w:val="0"/>
          </w:rPr>
          <mc:AlternateContent>
            <mc:Choice Requires="wps">
              <w:drawing>
                <wp:inline distT="0" distB="0" distL="0" distR="0" wp14:anchorId="69352F54" wp14:editId="0450FC14">
                  <wp:extent cx="482194" cy="387706"/>
                  <wp:effectExtent l="0" t="0" r="13335" b="12700"/>
                  <wp:docPr id="70" name="矩形: 圆角 70"/>
                  <wp:cNvGraphicFramePr/>
                  <a:graphic xmlns:a="http://schemas.openxmlformats.org/drawingml/2006/main">
                    <a:graphicData uri="http://schemas.microsoft.com/office/word/2010/wordprocessingShape">
                      <wps:wsp>
                        <wps:cNvSpPr/>
                        <wps:spPr>
                          <a:xfrm>
                            <a:off x="0" y="0"/>
                            <a:ext cx="482194"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36FA79B" w14:textId="3C754968" w:rsidR="00097ED6" w:rsidRDefault="00097ED6" w:rsidP="00097ED6">
                              <w:pPr>
                                <w:jc w:val="center"/>
                                <w:pPrChange w:id="99" w:author="Shaohong Lee" w:date="2017-07-30T21:13:00Z">
                                  <w:pPr/>
                                </w:pPrChange>
                              </w:pPr>
                              <w:ins w:id="100" w:author="Shaohong Lee" w:date="2017-07-30T21:15:00Z">
                                <w:r>
                                  <w:rPr>
                                    <w:rFonts w:hint="eastAsia"/>
                                  </w:rPr>
                                  <w:t>h</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9352F54" id="矩形: 圆角 70" o:spid="_x0000_s1032" style="width:37.95pt;height:3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2DiQIAAC8FAAAOAAAAZHJzL2Uyb0RvYy54bWysVM1uEzEQviPxDpbvdLMhbdpVN1XUqgip&#10;aqu2qGfHazcrvB5jO9kND8AD9IyExAXxEDxOBY/B2LvZhJIT4rLr8cw3v9/4+KSpFFkK60rQOU33&#10;BpQIzaEo9UNO392dvzqkxHmmC6ZAi5yuhKMnk5cvjmuTiSHMQRXCEnSiXVabnM69N1mSOD4XFXN7&#10;YIRGpQRbMY+ifUgKy2r0XqlkOBgcJDXYwljgwjm8PWuVdBL9Sym4v5LSCU9UTjE3H782fmfhm0yO&#10;WfZgmZmXvEuD/UMWFSs1Bu1dnTHPyMKWf7mqSm7BgfR7HKoEpCy5iDVgNengWTW3c2ZErAWb40zf&#10;Jvf/3PLL5bUlZZHTMbZHswpn9PPL96cfXzPy9PnTr2+PBBXYpdq4DI1vzbXtJIfHUHIjbRX+WAxp&#10;YmdXfWdF4wnHy9HhMD0aUcJR9fpwPB4cBJ/JBmys828EVCQccmphoYsbnF5sKlteON/ar+0QHDJq&#10;c4gnv1IipKH0jZBYEUYdRnTkkjhVliwZsoBxLrTf7+JH6wCTpVI9MN0FVD7tQJ1tgInIsR442AX8&#10;M2KPiFFB+x5clRrsLgfF+z5ya7+uvq05lO+bWRPHGBsbbmZQrHC0FlrOO8PPS+ztBXP+mlkkOc4b&#10;F9df4UcqqHMK3YmSOdiPu+6DPXIPtZTUuDQ5dR8WzApK1FuNrDxKR6OwZVEY7Y+HKNhtzWxboxfV&#10;KeBEUnwiDI/HYO/V+igtVPe439MQFVVMc4ydU+7tWjj17TLjC8HFdBrNcLMM8xf61vDgPPQ50Oau&#10;uWfWdATzyMxLWC8Yy55RrLUNSA3ThQdZRv5t+tpNALcy0rh7QcLab8vRavPOTX4DAAD//wMAUEsD&#10;BBQABgAIAAAAIQBL3AmG2wAAAAMBAAAPAAAAZHJzL2Rvd25yZXYueG1sTI/BTsMwEETvSP0Haytx&#10;o04qUUqIU1VRywVxoHDguI2XODReR7HTBL4ew6VcVhrNaOZtvplsK87U+8axgnSRgCCunG64VvD2&#10;ur9Zg/ABWWPrmBR8kYdNMbvKMdNu5Bc6H0ItYgn7DBWYELpMSl8ZsugXriOO3ofrLYYo+1rqHsdY&#10;blu5TJKVtNhwXDDYUWmoOh0Gq+DzadjJ8X1pvnfP8rHGbVl161Kp6/m0fQARaAqXMPziR3QoItPR&#10;Day9aBXER8Lfjd7d7T2Io4JVmoIscvmfvfgBAAD//wMAUEsBAi0AFAAGAAgAAAAhALaDOJL+AAAA&#10;4QEAABMAAAAAAAAAAAAAAAAAAAAAAFtDb250ZW50X1R5cGVzXS54bWxQSwECLQAUAAYACAAAACEA&#10;OP0h/9YAAACUAQAACwAAAAAAAAAAAAAAAAAvAQAAX3JlbHMvLnJlbHNQSwECLQAUAAYACAAAACEA&#10;oIjNg4kCAAAvBQAADgAAAAAAAAAAAAAAAAAuAgAAZHJzL2Uyb0RvYy54bWxQSwECLQAUAAYACAAA&#10;ACEAS9wJhtsAAAADAQAADwAAAAAAAAAAAAAAAADjBAAAZHJzL2Rvd25yZXYueG1sUEsFBgAAAAAE&#10;AAQA8wAAAOsFAAAAAA==&#10;" fillcolor="white [3201]" strokecolor="#5b9bd5 [3208]" strokeweight="1pt">
                  <v:stroke joinstyle="miter"/>
                  <v:textbox>
                    <w:txbxContent>
                      <w:p w14:paraId="736FA79B" w14:textId="3C754968" w:rsidR="00097ED6" w:rsidRDefault="00097ED6" w:rsidP="00097ED6">
                        <w:pPr>
                          <w:jc w:val="center"/>
                          <w:pPrChange w:id="101" w:author="Shaohong Lee" w:date="2017-07-30T21:13:00Z">
                            <w:pPr/>
                          </w:pPrChange>
                        </w:pPr>
                        <w:ins w:id="102" w:author="Shaohong Lee" w:date="2017-07-30T21:15:00Z">
                          <w:r>
                            <w:rPr>
                              <w:rFonts w:hint="eastAsia"/>
                            </w:rPr>
                            <w:t>h</w:t>
                          </w:r>
                        </w:ins>
                      </w:p>
                    </w:txbxContent>
                  </v:textbox>
                  <w10:anchorlock/>
                </v:roundrect>
              </w:pict>
            </mc:Fallback>
          </mc:AlternateContent>
        </w:r>
      </w:ins>
    </w:p>
    <w:p w14:paraId="222D0971" w14:textId="62683953"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w:t>
      </w:r>
      <w:del w:id="103" w:author="Shaohong Lee" w:date="2017-07-30T21:25:00Z">
        <w:r w:rsidDel="0091282E">
          <w:rPr>
            <w:rFonts w:ascii="Times" w:hAnsi="Times" w:cs="Times" w:hint="eastAsia"/>
            <w:color w:val="000000"/>
            <w:kern w:val="0"/>
            <w:sz w:val="32"/>
            <w:szCs w:val="32"/>
          </w:rPr>
          <w:delText>，比如在咱们这个房屋价格</w:delText>
        </w:r>
        <w:r w:rsidDel="0091282E">
          <w:rPr>
            <w:rFonts w:ascii="Times" w:hAnsi="Times" w:cs="Times" w:hint="eastAsia"/>
            <w:color w:val="000000"/>
            <w:kern w:val="0"/>
            <w:sz w:val="32"/>
            <w:szCs w:val="32"/>
          </w:rPr>
          <w:delText>-</w:delText>
        </w:r>
        <w:r w:rsidDel="0091282E">
          <w:rPr>
            <w:rFonts w:ascii="Times" w:hAnsi="Times" w:cs="Times" w:hint="eastAsia"/>
            <w:color w:val="000000"/>
            <w:kern w:val="0"/>
            <w:sz w:val="32"/>
            <w:szCs w:val="32"/>
          </w:rPr>
          <w:delText>面积的案例中</w:delText>
        </w:r>
      </w:del>
      <w:r>
        <w:rPr>
          <w:rFonts w:ascii="Times" w:hAnsi="Times" w:cs="Times" w:hint="eastAsia"/>
          <w:color w:val="000000"/>
          <w:kern w:val="0"/>
          <w:sz w:val="32"/>
          <w:szCs w:val="32"/>
        </w:rPr>
        <w:t>，这种学习问题就被称为</w:t>
      </w:r>
      <w:r w:rsidRPr="00F441BE">
        <w:rPr>
          <w:rFonts w:ascii="Times" w:hAnsi="Times" w:cs="Times" w:hint="eastAsia"/>
          <w:b/>
          <w:color w:val="000000"/>
          <w:kern w:val="0"/>
          <w:sz w:val="32"/>
          <w:szCs w:val="32"/>
        </w:rPr>
        <w:t>回归问题</w:t>
      </w:r>
      <w:ins w:id="104" w:author="Shaohong Lee" w:date="2017-07-30T21:26:00Z">
        <w:r w:rsidR="0091282E">
          <w:rPr>
            <w:rFonts w:ascii="Times" w:hAnsi="Times" w:cs="Times" w:hint="eastAsia"/>
            <w:color w:val="000000"/>
            <w:kern w:val="0"/>
            <w:sz w:val="32"/>
            <w:szCs w:val="32"/>
          </w:rPr>
          <w:t>，</w:t>
        </w:r>
      </w:ins>
      <w:del w:id="105" w:author="Shaohong Lee" w:date="2017-07-30T21:26:00Z">
        <w:r w:rsidRPr="004B084F" w:rsidDel="0091282E">
          <w:rPr>
            <w:rFonts w:ascii="Times" w:hAnsi="Times" w:cs="Times" w:hint="eastAsia"/>
            <w:color w:val="000000"/>
            <w:kern w:val="0"/>
            <w:sz w:val="32"/>
            <w:szCs w:val="32"/>
          </w:rPr>
          <w:delText>。</w:delText>
        </w:r>
      </w:del>
      <w:ins w:id="106" w:author="Shaohong Lee" w:date="2017-07-30T21:25:00Z">
        <w:r w:rsidR="0091282E">
          <w:rPr>
            <w:rFonts w:ascii="Times" w:hAnsi="Times" w:cs="Times" w:hint="eastAsia"/>
            <w:color w:val="000000"/>
            <w:kern w:val="0"/>
            <w:sz w:val="32"/>
            <w:szCs w:val="32"/>
          </w:rPr>
          <w:t>咱们这个房屋价格与面积的案例就是这样的问题。</w:t>
        </w:r>
      </w:ins>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w:t>
      </w:r>
      <w:proofErr w:type="gramStart"/>
      <w:r w:rsidR="004B084F">
        <w:rPr>
          <w:rFonts w:ascii="Times" w:hAnsi="Times" w:cs="Times" w:hint="eastAsia"/>
          <w:color w:val="000000"/>
          <w:kern w:val="0"/>
          <w:sz w:val="32"/>
          <w:szCs w:val="32"/>
        </w:rPr>
        <w:t>一</w:t>
      </w:r>
      <w:proofErr w:type="gramEnd"/>
      <w:r w:rsidR="004B084F">
        <w:rPr>
          <w:rFonts w:ascii="Times" w:hAnsi="Times" w:cs="Times" w:hint="eastAsia"/>
          <w:color w:val="000000"/>
          <w:kern w:val="0"/>
          <w:sz w:val="32"/>
          <w:szCs w:val="32"/>
        </w:rPr>
        <w:t>小部分</w:t>
      </w:r>
      <w:del w:id="107" w:author="Shaohong Lee" w:date="2017-07-30T21:23:00Z">
        <w:r w:rsidR="004B084F" w:rsidDel="00BB1FE3">
          <w:rPr>
            <w:rFonts w:ascii="Times" w:hAnsi="Times" w:cs="Times" w:hint="eastAsia"/>
            <w:color w:val="000000"/>
            <w:kern w:val="0"/>
            <w:sz w:val="32"/>
            <w:szCs w:val="32"/>
          </w:rPr>
          <w:delText>的</w:delText>
        </w:r>
      </w:del>
      <w:r w:rsidR="004B084F">
        <w:rPr>
          <w:rFonts w:ascii="Times" w:hAnsi="Times" w:cs="Times" w:hint="eastAsia"/>
          <w:color w:val="000000"/>
          <w:kern w:val="0"/>
          <w:sz w:val="32"/>
          <w:szCs w:val="32"/>
        </w:rPr>
        <w:t>离散的值（比如给定房屋面积，</w:t>
      </w:r>
      <w:del w:id="108" w:author="Shaohong Lee" w:date="2017-07-30T21:24:00Z">
        <w:r w:rsidR="004B084F" w:rsidDel="0091282E">
          <w:rPr>
            <w:rFonts w:ascii="Times" w:hAnsi="Times" w:cs="Times" w:hint="eastAsia"/>
            <w:color w:val="000000"/>
            <w:kern w:val="0"/>
            <w:sz w:val="32"/>
            <w:szCs w:val="32"/>
          </w:rPr>
          <w:delText>咱们</w:delText>
        </w:r>
      </w:del>
      <w:r w:rsidR="004B084F">
        <w:rPr>
          <w:rFonts w:ascii="Times" w:hAnsi="Times" w:cs="Times" w:hint="eastAsia"/>
          <w:color w:val="000000"/>
          <w:kern w:val="0"/>
          <w:sz w:val="32"/>
          <w:szCs w:val="32"/>
        </w:rPr>
        <w:t>要</w:t>
      </w:r>
      <w:del w:id="109" w:author="Shaohong Lee" w:date="2017-07-30T21:24:00Z">
        <w:r w:rsidR="004B084F" w:rsidDel="0091282E">
          <w:rPr>
            <w:rFonts w:ascii="Times" w:hAnsi="Times" w:cs="Times" w:hint="eastAsia"/>
            <w:color w:val="000000"/>
            <w:kern w:val="0"/>
            <w:sz w:val="32"/>
            <w:szCs w:val="32"/>
          </w:rPr>
          <w:delText>来</w:delText>
        </w:r>
      </w:del>
      <w:r w:rsidR="004B084F">
        <w:rPr>
          <w:rFonts w:ascii="Times" w:hAnsi="Times" w:cs="Times" w:hint="eastAsia"/>
          <w:color w:val="000000"/>
          <w:kern w:val="0"/>
          <w:sz w:val="32"/>
          <w:szCs w:val="32"/>
        </w:rPr>
        <w:t>确定这个房子是一个住宅</w:t>
      </w:r>
      <w:ins w:id="110" w:author="Shaohong Lee" w:date="2017-07-30T21:24:00Z">
        <w:r w:rsidR="0091282E">
          <w:rPr>
            <w:rFonts w:ascii="Times" w:hAnsi="Times" w:cs="Times" w:hint="eastAsia"/>
            <w:color w:val="000000"/>
            <w:kern w:val="0"/>
            <w:sz w:val="32"/>
            <w:szCs w:val="32"/>
          </w:rPr>
          <w:t xml:space="preserve"> (house) </w:t>
        </w:r>
      </w:ins>
      <w:r w:rsidR="004B084F">
        <w:rPr>
          <w:rFonts w:ascii="Times" w:hAnsi="Times" w:cs="Times" w:hint="eastAsia"/>
          <w:color w:val="000000"/>
          <w:kern w:val="0"/>
          <w:sz w:val="32"/>
          <w:szCs w:val="32"/>
        </w:rPr>
        <w:t>还是公寓</w:t>
      </w:r>
      <w:ins w:id="111" w:author="Shaohong Lee" w:date="2017-07-30T21:24:00Z">
        <w:r w:rsidR="0091282E">
          <w:rPr>
            <w:rFonts w:ascii="Times" w:hAnsi="Times" w:cs="Times" w:hint="eastAsia"/>
            <w:color w:val="000000"/>
            <w:kern w:val="0"/>
            <w:sz w:val="32"/>
            <w:szCs w:val="32"/>
          </w:rPr>
          <w:t xml:space="preserve"> (apartment)</w:t>
        </w:r>
        <w:r w:rsidR="0091282E">
          <w:rPr>
            <w:rFonts w:ascii="Times" w:hAnsi="Times" w:cs="Times"/>
            <w:color w:val="000000"/>
            <w:kern w:val="0"/>
            <w:sz w:val="32"/>
            <w:szCs w:val="32"/>
          </w:rPr>
          <w:t xml:space="preserve"> </w:t>
        </w:r>
      </w:ins>
      <w:r w:rsidR="004B084F">
        <w:rPr>
          <w:rFonts w:ascii="Times" w:hAnsi="Times" w:cs="Times" w:hint="eastAsia"/>
          <w:color w:val="000000"/>
          <w:kern w:val="0"/>
          <w:sz w:val="32"/>
          <w:szCs w:val="32"/>
        </w:rPr>
        <w:t>），</w:t>
      </w:r>
      <w:ins w:id="112" w:author="Shaohong Lee" w:date="2017-07-30T21:26:00Z">
        <w:r w:rsidR="0091282E">
          <w:rPr>
            <w:rFonts w:ascii="Times" w:hAnsi="Times" w:cs="Times" w:hint="eastAsia"/>
            <w:color w:val="000000"/>
            <w:kern w:val="0"/>
            <w:sz w:val="32"/>
            <w:szCs w:val="32"/>
          </w:rPr>
          <w:t>那么</w:t>
        </w:r>
      </w:ins>
      <w:r w:rsidR="004B084F">
        <w:rPr>
          <w:rFonts w:ascii="Times" w:hAnsi="Times" w:cs="Times" w:hint="eastAsia"/>
          <w:color w:val="000000"/>
          <w:kern w:val="0"/>
          <w:sz w:val="32"/>
          <w:szCs w:val="32"/>
        </w:rPr>
        <w:t>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278E5A68"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w:t>
      </w:r>
      <w:ins w:id="113" w:author="Shaohong Lee" w:date="2017-07-30T21:30:00Z">
        <w:r w:rsidR="00A57C09">
          <w:rPr>
            <w:rFonts w:ascii="Times" w:hAnsi="Times" w:cs="Times" w:hint="eastAsia"/>
            <w:color w:val="000000"/>
            <w:kern w:val="0"/>
            <w:sz w:val="32"/>
            <w:szCs w:val="32"/>
          </w:rPr>
          <w:t>数量</w:t>
        </w:r>
      </w:ins>
      <w:del w:id="114" w:author="Shaohong Lee" w:date="2017-07-30T21:29:00Z">
        <w:r w:rsidDel="00A57C09">
          <w:rPr>
            <w:rFonts w:ascii="Times" w:hAnsi="Times" w:cs="Times" w:hint="eastAsia"/>
            <w:color w:val="000000"/>
            <w:kern w:val="0"/>
            <w:sz w:val="32"/>
            <w:szCs w:val="32"/>
          </w:rPr>
          <w:delText>数目</w:delText>
        </w:r>
      </w:del>
      <w:ins w:id="115" w:author="Shaohong Lee" w:date="2017-07-30T21:30:00Z">
        <w:r w:rsidR="00A57C09">
          <w:rPr>
            <w:rFonts w:ascii="Times" w:hAnsi="Times" w:cs="Times" w:hint="eastAsia"/>
            <w:color w:val="000000"/>
            <w:kern w:val="0"/>
            <w:sz w:val="32"/>
            <w:szCs w:val="32"/>
          </w:rPr>
          <w:t>：</w:t>
        </w:r>
      </w:ins>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838" cy="1171692"/>
                    </a:xfrm>
                    <a:prstGeom prst="rect">
                      <a:avLst/>
                    </a:prstGeom>
                  </pic:spPr>
                </pic:pic>
              </a:graphicData>
            </a:graphic>
          </wp:inline>
        </w:drawing>
      </w:r>
    </w:p>
    <w:p w14:paraId="418867DE" w14:textId="11E48189"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ins w:id="116" w:author="Shaohong Lee" w:date="2017-07-30T21:30:00Z">
        <w:r w:rsidR="00A57C09">
          <w:rPr>
            <w:rFonts w:ascii="Times" w:hAnsi="Times" w:cs="Times" w:hint="eastAsia"/>
            <w:color w:val="000000"/>
            <w:kern w:val="0"/>
            <w:sz w:val="32"/>
            <w:szCs w:val="32"/>
          </w:rPr>
          <w:t>中</w:t>
        </w:r>
      </w:ins>
      <w:del w:id="117" w:author="Shaohong Lee" w:date="2017-07-30T21:30:00Z">
        <w:r w:rsidDel="00A57C09">
          <w:rPr>
            <w:rFonts w:ascii="Times" w:hAnsi="Times" w:cs="Times" w:hint="eastAsia"/>
            <w:color w:val="000000"/>
            <w:kern w:val="0"/>
            <w:sz w:val="32"/>
            <w:szCs w:val="32"/>
          </w:rPr>
          <w:delText>范围</w:delText>
        </w:r>
      </w:del>
      <w:r>
        <w:rPr>
          <w:rFonts w:ascii="Times" w:hAnsi="Times" w:cs="Times" w:hint="eastAsia"/>
          <w:color w:val="000000"/>
          <w:kern w:val="0"/>
          <w:sz w:val="32"/>
          <w:szCs w:val="32"/>
        </w:rPr>
        <w:t>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proofErr w:type="gramStart"/>
      <w:r>
        <w:rPr>
          <w:rFonts w:ascii="Times" w:hAnsi="Times" w:cs="Times" w:hint="eastAsia"/>
          <w:color w:val="000000"/>
          <w:kern w:val="0"/>
          <w:sz w:val="32"/>
          <w:szCs w:val="32"/>
        </w:rPr>
        <w:t>个</w:t>
      </w:r>
      <w:proofErr w:type="gramEnd"/>
      <w:r>
        <w:rPr>
          <w:rFonts w:ascii="Times" w:hAnsi="Times" w:cs="Times" w:hint="eastAsia"/>
          <w:color w:val="000000"/>
          <w:kern w:val="0"/>
          <w:sz w:val="32"/>
          <w:szCs w:val="32"/>
        </w:rPr>
        <w:t>房屋的面积，而</w:t>
      </w:r>
      <w:r>
        <w:rPr>
          <w:rFonts w:ascii="Times" w:hAnsi="Times" w:cs="Times" w:hint="eastAsia"/>
          <w:color w:val="000000"/>
          <w:kern w:val="0"/>
          <w:sz w:val="32"/>
          <w:szCs w:val="32"/>
        </w:rPr>
        <w:t>x</w:t>
      </w:r>
      <w:ins w:id="118" w:author="Shaohong Lee" w:date="2017-07-30T21:32:00Z">
        <w:r w:rsidR="00A57C09">
          <w:rPr>
            <w:rFonts w:ascii="Times" w:hAnsi="Times" w:cs="Times"/>
            <w:color w:val="000000"/>
            <w:kern w:val="0"/>
            <w:sz w:val="32"/>
            <w:szCs w:val="32"/>
            <w:vertAlign w:val="subscript"/>
          </w:rPr>
          <w:t>2</w:t>
        </w:r>
      </w:ins>
      <w:del w:id="119" w:author="Shaohong Lee" w:date="2017-07-30T21:32:00Z">
        <w:r w:rsidRPr="00727B0F" w:rsidDel="00A57C09">
          <w:rPr>
            <w:rFonts w:ascii="Times" w:hAnsi="Times" w:cs="Times" w:hint="eastAsia"/>
            <w:color w:val="000000"/>
            <w:kern w:val="0"/>
            <w:sz w:val="32"/>
            <w:szCs w:val="32"/>
            <w:vertAlign w:val="subscript"/>
          </w:rPr>
          <w:delText>1</w:delText>
        </w:r>
      </w:del>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w:t>
      </w:r>
      <w:r>
        <w:rPr>
          <w:rFonts w:ascii="Times" w:hAnsi="Times" w:cs="Times" w:hint="eastAsia"/>
          <w:color w:val="000000"/>
          <w:kern w:val="0"/>
          <w:sz w:val="32"/>
          <w:szCs w:val="32"/>
        </w:rPr>
        <w:lastRenderedPageBreak/>
        <w:t>训练集中第</w:t>
      </w:r>
      <w:r>
        <w:rPr>
          <w:rFonts w:ascii="Times" w:hAnsi="Times" w:cs="Times" w:hint="eastAsia"/>
          <w:color w:val="000000"/>
          <w:kern w:val="0"/>
          <w:sz w:val="32"/>
          <w:szCs w:val="32"/>
        </w:rPr>
        <w:t xml:space="preserve"> i </w:t>
      </w:r>
      <w:proofErr w:type="gramStart"/>
      <w:r>
        <w:rPr>
          <w:rFonts w:ascii="Times" w:hAnsi="Times" w:cs="Times" w:hint="eastAsia"/>
          <w:color w:val="000000"/>
          <w:kern w:val="0"/>
          <w:sz w:val="32"/>
          <w:szCs w:val="32"/>
        </w:rPr>
        <w:t>个</w:t>
      </w:r>
      <w:proofErr w:type="gramEnd"/>
      <w:r>
        <w:rPr>
          <w:rFonts w:ascii="Times" w:hAnsi="Times" w:cs="Times" w:hint="eastAsia"/>
          <w:color w:val="000000"/>
          <w:kern w:val="0"/>
          <w:sz w:val="32"/>
          <w:szCs w:val="32"/>
        </w:rPr>
        <w:t>房屋的卧室</w:t>
      </w:r>
      <w:del w:id="120" w:author="Shaohong Lee" w:date="2017-07-30T21:32:00Z">
        <w:r w:rsidDel="00A57C09">
          <w:rPr>
            <w:rFonts w:ascii="Times" w:hAnsi="Times" w:cs="Times" w:hint="eastAsia"/>
            <w:color w:val="000000"/>
            <w:kern w:val="0"/>
            <w:sz w:val="32"/>
            <w:szCs w:val="32"/>
          </w:rPr>
          <w:delText>数目</w:delText>
        </w:r>
      </w:del>
      <w:ins w:id="121" w:author="Shaohong Lee" w:date="2017-07-30T21:32:00Z">
        <w:r w:rsidR="00A57C09">
          <w:rPr>
            <w:rFonts w:ascii="Times" w:hAnsi="Times" w:cs="Times" w:hint="eastAsia"/>
            <w:color w:val="000000"/>
            <w:kern w:val="0"/>
            <w:sz w:val="32"/>
            <w:szCs w:val="32"/>
          </w:rPr>
          <w:t>数量</w:t>
        </w:r>
      </w:ins>
      <w:r>
        <w:rPr>
          <w:rFonts w:ascii="Times" w:hAnsi="Times" w:cs="Times" w:hint="eastAsia"/>
          <w:color w:val="000000"/>
          <w:kern w:val="0"/>
          <w:sz w:val="32"/>
          <w:szCs w:val="32"/>
        </w:rPr>
        <w:t>。</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2C826D3"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w:t>
      </w:r>
      <w:del w:id="122" w:author="Shaohong Lee" w:date="2017-07-30T21:37:00Z">
        <w:r w:rsidDel="00BB76E9">
          <w:rPr>
            <w:rFonts w:ascii="Times" w:hAnsi="Times" w:cs="Times" w:hint="eastAsia"/>
            <w:color w:val="000000"/>
            <w:kern w:val="0"/>
            <w:sz w:val="32"/>
            <w:szCs w:val="32"/>
          </w:rPr>
          <w:delText>得确定好如何在计算机里面对这个</w:delText>
        </w:r>
        <w:r w:rsidRPr="00EF01EC" w:rsidDel="00BB76E9">
          <w:rPr>
            <w:rFonts w:ascii="Times" w:hAnsi="Times" w:cs="Times" w:hint="eastAsia"/>
            <w:b/>
            <w:color w:val="000000"/>
            <w:kern w:val="0"/>
            <w:sz w:val="32"/>
            <w:szCs w:val="32"/>
          </w:rPr>
          <w:delText>函数</w:delText>
        </w:r>
        <w:r w:rsidRPr="00EF01EC" w:rsidDel="00BB76E9">
          <w:rPr>
            <w:rFonts w:ascii="Times" w:hAnsi="Times" w:cs="Times" w:hint="eastAsia"/>
            <w:b/>
            <w:color w:val="000000"/>
            <w:kern w:val="0"/>
            <w:sz w:val="32"/>
            <w:szCs w:val="32"/>
          </w:rPr>
          <w:delText>/</w:delText>
        </w:r>
        <w:r w:rsidRPr="00EF01EC" w:rsidDel="00BB76E9">
          <w:rPr>
            <w:rFonts w:ascii="Times" w:hAnsi="Times" w:cs="Times" w:hint="eastAsia"/>
            <w:b/>
            <w:color w:val="000000"/>
            <w:kern w:val="0"/>
            <w:sz w:val="32"/>
            <w:szCs w:val="32"/>
          </w:rPr>
          <w:delText>假设</w:delText>
        </w:r>
        <w:r w:rsidDel="00BB76E9">
          <w:rPr>
            <w:rFonts w:ascii="Times" w:hAnsi="Times" w:cs="Times" w:hint="eastAsia"/>
            <w:color w:val="000000"/>
            <w:kern w:val="0"/>
            <w:sz w:val="32"/>
            <w:szCs w:val="32"/>
          </w:rPr>
          <w:delText xml:space="preserve"> h </w:delText>
        </w:r>
        <w:r w:rsidDel="00BB76E9">
          <w:rPr>
            <w:rFonts w:ascii="Times" w:hAnsi="Times" w:cs="Times" w:hint="eastAsia"/>
            <w:color w:val="000000"/>
            <w:kern w:val="0"/>
            <w:sz w:val="32"/>
            <w:szCs w:val="32"/>
          </w:rPr>
          <w:delText>进行表示。</w:delText>
        </w:r>
      </w:del>
      <w:ins w:id="123" w:author="Shaohong Lee" w:date="2017-07-30T21:37:00Z">
        <w:r w:rsidR="00BB76E9">
          <w:rPr>
            <w:rFonts w:ascii="Times" w:hAnsi="Times" w:cs="Times" w:hint="eastAsia"/>
            <w:color w:val="000000"/>
            <w:kern w:val="0"/>
            <w:sz w:val="32"/>
            <w:szCs w:val="32"/>
          </w:rPr>
          <w:t>确定这个函数</w:t>
        </w:r>
        <w:r w:rsidR="00BB76E9">
          <w:rPr>
            <w:rFonts w:ascii="Times" w:hAnsi="Times" w:cs="Times" w:hint="eastAsia"/>
            <w:color w:val="000000"/>
            <w:kern w:val="0"/>
            <w:sz w:val="32"/>
            <w:szCs w:val="32"/>
          </w:rPr>
          <w:t>/</w:t>
        </w:r>
        <w:r w:rsidR="00BB76E9">
          <w:rPr>
            <w:rFonts w:ascii="Times" w:hAnsi="Times" w:cs="Times" w:hint="eastAsia"/>
            <w:color w:val="000000"/>
            <w:kern w:val="0"/>
            <w:sz w:val="32"/>
            <w:szCs w:val="32"/>
          </w:rPr>
          <w:t>假设</w:t>
        </w:r>
        <w:r w:rsidR="00BB76E9">
          <w:rPr>
            <w:rFonts w:ascii="Times" w:hAnsi="Times" w:cs="Times" w:hint="eastAsia"/>
            <w:color w:val="000000"/>
            <w:kern w:val="0"/>
            <w:sz w:val="32"/>
            <w:szCs w:val="32"/>
          </w:rPr>
          <w:t xml:space="preserve"> h </w:t>
        </w:r>
        <w:r w:rsidR="00BB76E9">
          <w:rPr>
            <w:rFonts w:ascii="Times" w:hAnsi="Times" w:cs="Times" w:hint="eastAsia"/>
            <w:color w:val="000000"/>
            <w:kern w:val="0"/>
            <w:sz w:val="32"/>
            <w:szCs w:val="32"/>
          </w:rPr>
          <w:t>在计算机里怎么表示。</w:t>
        </w:r>
      </w:ins>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1346" cy="340534"/>
                    </a:xfrm>
                    <a:prstGeom prst="rect">
                      <a:avLst/>
                    </a:prstGeom>
                  </pic:spPr>
                </pic:pic>
              </a:graphicData>
            </a:graphic>
          </wp:inline>
        </w:drawing>
      </w:r>
    </w:p>
    <w:p w14:paraId="02A51354" w14:textId="44E89307"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commentRangeStart w:id="124"/>
      <w:r>
        <w:rPr>
          <w:rFonts w:ascii="Times" w:hAnsi="Times" w:cs="Times" w:hint="eastAsia"/>
          <w:color w:val="000000"/>
          <w:kern w:val="0"/>
          <w:sz w:val="32"/>
          <w:szCs w:val="32"/>
        </w:rPr>
        <w:t>这里</w:t>
      </w:r>
      <w:del w:id="125" w:author="Shaohong Lee" w:date="2017-07-30T21:46:00Z">
        <w:r w:rsidDel="005812DB">
          <w:rPr>
            <w:rFonts w:ascii="Times" w:hAnsi="Times" w:cs="Times" w:hint="eastAsia"/>
            <w:color w:val="000000"/>
            <w:kern w:val="0"/>
            <w:sz w:val="32"/>
            <w:szCs w:val="32"/>
          </w:rPr>
          <w:delText>的</w:delText>
        </w:r>
      </w:del>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del w:id="126" w:author="Shaohong Lee" w:date="2017-07-30T21:46:00Z">
        <w:r w:rsidRPr="00834599" w:rsidDel="005812DB">
          <w:rPr>
            <w:rFonts w:ascii="Times" w:hAnsi="Times" w:cs="Times" w:hint="eastAsia"/>
            <w:b/>
            <w:color w:val="000000"/>
            <w:kern w:val="0"/>
            <w:sz w:val="32"/>
            <w:szCs w:val="32"/>
          </w:rPr>
          <w:delText>参数</w:delText>
        </w:r>
        <w:r w:rsidDel="005812DB">
          <w:rPr>
            <w:rFonts w:ascii="Times" w:hAnsi="Times" w:cs="Times" w:hint="eastAsia"/>
            <w:color w:val="000000"/>
            <w:kern w:val="0"/>
            <w:sz w:val="32"/>
            <w:szCs w:val="32"/>
          </w:rPr>
          <w:delText>（也可以叫做</w:delText>
        </w:r>
        <w:r w:rsidRPr="00834599" w:rsidDel="005812DB">
          <w:rPr>
            <w:rFonts w:ascii="Times" w:hAnsi="Times" w:cs="Times" w:hint="eastAsia"/>
            <w:b/>
            <w:color w:val="000000"/>
            <w:kern w:val="0"/>
            <w:sz w:val="32"/>
            <w:szCs w:val="32"/>
          </w:rPr>
          <w:delText>权重</w:delText>
        </w:r>
        <w:r w:rsidDel="005812DB">
          <w:rPr>
            <w:rFonts w:ascii="Times" w:hAnsi="Times" w:cs="Times" w:hint="eastAsia"/>
            <w:color w:val="000000"/>
            <w:kern w:val="0"/>
            <w:sz w:val="32"/>
            <w:szCs w:val="32"/>
          </w:rPr>
          <w:delText>），</w:delText>
        </w:r>
        <w:r w:rsidR="001539CA" w:rsidDel="005812DB">
          <w:rPr>
            <w:rFonts w:ascii="Times" w:hAnsi="Times" w:cs="Times" w:hint="eastAsia"/>
            <w:color w:val="000000"/>
            <w:kern w:val="0"/>
            <w:sz w:val="32"/>
            <w:szCs w:val="32"/>
          </w:rPr>
          <w:delText>是从</w:delText>
        </w:r>
        <w:r w:rsidR="001539CA" w:rsidDel="005812DB">
          <w:rPr>
            <w:rFonts w:ascii="Times" w:hAnsi="Times" w:cs="Times" w:hint="eastAsia"/>
            <w:color w:val="000000"/>
            <w:kern w:val="0"/>
            <w:sz w:val="32"/>
            <w:szCs w:val="32"/>
          </w:rPr>
          <w:delText xml:space="preserve"> X </w:delText>
        </w:r>
        <w:r w:rsidR="001539CA" w:rsidDel="005812DB">
          <w:rPr>
            <w:rFonts w:ascii="Times" w:hAnsi="Times" w:cs="Times" w:hint="eastAsia"/>
            <w:color w:val="000000"/>
            <w:kern w:val="0"/>
            <w:sz w:val="32"/>
            <w:szCs w:val="32"/>
          </w:rPr>
          <w:delText>到</w:delText>
        </w:r>
        <w:r w:rsidR="001539CA" w:rsidDel="005812DB">
          <w:rPr>
            <w:rFonts w:ascii="Times" w:hAnsi="Times" w:cs="Times" w:hint="eastAsia"/>
            <w:color w:val="000000"/>
            <w:kern w:val="0"/>
            <w:sz w:val="32"/>
            <w:szCs w:val="32"/>
          </w:rPr>
          <w:delText xml:space="preserve"> Y</w:delText>
        </w:r>
        <w:r w:rsidR="001539CA" w:rsidDel="005812DB">
          <w:rPr>
            <w:rFonts w:ascii="Times" w:hAnsi="Times" w:cs="Times" w:hint="eastAsia"/>
            <w:color w:val="000000"/>
            <w:kern w:val="0"/>
            <w:sz w:val="32"/>
            <w:szCs w:val="32"/>
          </w:rPr>
          <w:delText>的线性函数映射的</w:delText>
        </w:r>
        <w:r w:rsidR="00B278A2" w:rsidDel="005812DB">
          <w:rPr>
            <w:rFonts w:ascii="Times" w:hAnsi="Times" w:cs="Times" w:hint="eastAsia"/>
            <w:color w:val="000000"/>
            <w:kern w:val="0"/>
            <w:sz w:val="32"/>
            <w:szCs w:val="32"/>
          </w:rPr>
          <w:delText>空间</w:delText>
        </w:r>
        <w:r w:rsidR="001539CA" w:rsidDel="005812DB">
          <w:rPr>
            <w:rFonts w:ascii="Times" w:hAnsi="Times" w:cs="Times" w:hint="eastAsia"/>
            <w:color w:val="000000"/>
            <w:kern w:val="0"/>
            <w:sz w:val="32"/>
            <w:szCs w:val="32"/>
          </w:rPr>
          <w:delText>参数</w:delText>
        </w:r>
        <w:r w:rsidR="00B278A2" w:rsidDel="005812DB">
          <w:rPr>
            <w:rFonts w:ascii="Times" w:hAnsi="Times" w:cs="Times" w:hint="eastAsia"/>
            <w:color w:val="000000"/>
            <w:kern w:val="0"/>
            <w:sz w:val="32"/>
            <w:szCs w:val="32"/>
          </w:rPr>
          <w:delText>。</w:delText>
        </w:r>
      </w:del>
      <w:ins w:id="127" w:author="Shaohong Lee" w:date="2017-07-30T21:46:00Z">
        <w:r w:rsidR="005812DB" w:rsidRPr="005812DB">
          <w:rPr>
            <w:rFonts w:ascii="Times" w:hAnsi="Times" w:cs="Times" w:hint="eastAsia"/>
            <w:color w:val="000000"/>
            <w:kern w:val="0"/>
            <w:sz w:val="32"/>
            <w:szCs w:val="32"/>
            <w:rPrChange w:id="128" w:author="Shaohong Lee" w:date="2017-07-30T21:47:00Z">
              <w:rPr>
                <w:rFonts w:ascii="Times" w:hAnsi="Times" w:cs="Times" w:hint="eastAsia"/>
                <w:b/>
                <w:color w:val="000000"/>
                <w:kern w:val="0"/>
                <w:sz w:val="32"/>
                <w:szCs w:val="32"/>
              </w:rPr>
            </w:rPrChange>
          </w:rPr>
          <w:t>确定从</w:t>
        </w:r>
        <w:r w:rsidR="005812DB" w:rsidRPr="005812DB">
          <w:rPr>
            <w:rFonts w:ascii="Times" w:hAnsi="Times" w:cs="Times" w:hint="eastAsia"/>
            <w:color w:val="000000"/>
            <w:kern w:val="0"/>
            <w:sz w:val="32"/>
            <w:szCs w:val="32"/>
            <w:rPrChange w:id="129" w:author="Shaohong Lee" w:date="2017-07-30T21:47:00Z">
              <w:rPr>
                <w:rFonts w:ascii="Times" w:hAnsi="Times" w:cs="Times" w:hint="eastAsia"/>
                <w:b/>
                <w:color w:val="000000"/>
                <w:kern w:val="0"/>
                <w:sz w:val="32"/>
                <w:szCs w:val="32"/>
              </w:rPr>
            </w:rPrChange>
          </w:rPr>
          <w:t>X</w:t>
        </w:r>
        <w:r w:rsidR="005812DB" w:rsidRPr="005812DB">
          <w:rPr>
            <w:rFonts w:ascii="Times" w:hAnsi="Times" w:cs="Times" w:hint="eastAsia"/>
            <w:color w:val="000000"/>
            <w:kern w:val="0"/>
            <w:sz w:val="32"/>
            <w:szCs w:val="32"/>
            <w:rPrChange w:id="130" w:author="Shaohong Lee" w:date="2017-07-30T21:47:00Z">
              <w:rPr>
                <w:rFonts w:ascii="Times" w:hAnsi="Times" w:cs="Times" w:hint="eastAsia"/>
                <w:b/>
                <w:color w:val="000000"/>
                <w:kern w:val="0"/>
                <w:sz w:val="32"/>
                <w:szCs w:val="32"/>
              </w:rPr>
            </w:rPrChange>
          </w:rPr>
          <w:t>到</w:t>
        </w:r>
        <w:r w:rsidR="005812DB" w:rsidRPr="005812DB">
          <w:rPr>
            <w:rFonts w:ascii="Times" w:hAnsi="Times" w:cs="Times" w:hint="eastAsia"/>
            <w:color w:val="000000"/>
            <w:kern w:val="0"/>
            <w:sz w:val="32"/>
            <w:szCs w:val="32"/>
            <w:rPrChange w:id="131" w:author="Shaohong Lee" w:date="2017-07-30T21:47:00Z">
              <w:rPr>
                <w:rFonts w:ascii="Times" w:hAnsi="Times" w:cs="Times" w:hint="eastAsia"/>
                <w:b/>
                <w:color w:val="000000"/>
                <w:kern w:val="0"/>
                <w:sz w:val="32"/>
                <w:szCs w:val="32"/>
              </w:rPr>
            </w:rPrChange>
          </w:rPr>
          <w:t>Y</w:t>
        </w:r>
        <w:r w:rsidR="005812DB" w:rsidRPr="005812DB">
          <w:rPr>
            <w:rFonts w:ascii="Times" w:hAnsi="Times" w:cs="Times" w:hint="eastAsia"/>
            <w:color w:val="000000"/>
            <w:kern w:val="0"/>
            <w:sz w:val="32"/>
            <w:szCs w:val="32"/>
            <w:rPrChange w:id="132" w:author="Shaohong Lee" w:date="2017-07-30T21:47:00Z">
              <w:rPr>
                <w:rFonts w:ascii="Times" w:hAnsi="Times" w:cs="Times" w:hint="eastAsia"/>
                <w:b/>
                <w:color w:val="000000"/>
                <w:kern w:val="0"/>
                <w:sz w:val="32"/>
                <w:szCs w:val="32"/>
              </w:rPr>
            </w:rPrChange>
          </w:rPr>
          <w:t>的</w:t>
        </w:r>
      </w:ins>
      <w:ins w:id="133" w:author="Shaohong Lee" w:date="2017-07-30T21:48:00Z">
        <w:r w:rsidR="005812DB">
          <w:rPr>
            <w:rFonts w:ascii="Times" w:hAnsi="Times" w:cs="Times" w:hint="eastAsia"/>
            <w:color w:val="000000"/>
            <w:kern w:val="0"/>
            <w:sz w:val="32"/>
            <w:szCs w:val="32"/>
          </w:rPr>
          <w:t>一个</w:t>
        </w:r>
      </w:ins>
      <w:ins w:id="134" w:author="Shaohong Lee" w:date="2017-07-30T21:46:00Z">
        <w:r w:rsidR="005812DB" w:rsidRPr="005812DB">
          <w:rPr>
            <w:rFonts w:ascii="Times" w:hAnsi="Times" w:cs="Times" w:hint="eastAsia"/>
            <w:color w:val="000000"/>
            <w:kern w:val="0"/>
            <w:sz w:val="32"/>
            <w:szCs w:val="32"/>
            <w:rPrChange w:id="135" w:author="Shaohong Lee" w:date="2017-07-30T21:47:00Z">
              <w:rPr>
                <w:rFonts w:ascii="Times" w:hAnsi="Times" w:cs="Times" w:hint="eastAsia"/>
                <w:b/>
                <w:color w:val="000000"/>
                <w:kern w:val="0"/>
                <w:sz w:val="32"/>
                <w:szCs w:val="32"/>
              </w:rPr>
            </w:rPrChange>
          </w:rPr>
          <w:t>线性映射的参数</w:t>
        </w:r>
      </w:ins>
      <w:ins w:id="136" w:author="Shaohong Lee" w:date="2017-07-30T21:47:00Z">
        <w:r w:rsidR="005812DB">
          <w:rPr>
            <w:rFonts w:ascii="Times" w:hAnsi="Times" w:cs="Times" w:hint="eastAsia"/>
            <w:color w:val="000000"/>
            <w:kern w:val="0"/>
            <w:sz w:val="32"/>
            <w:szCs w:val="32"/>
          </w:rPr>
          <w:t>（也可以叫权重）</w:t>
        </w:r>
      </w:ins>
      <w:ins w:id="137" w:author="Shaohong Lee" w:date="2017-07-30T21:46:00Z">
        <w:r w:rsidR="005812DB" w:rsidRPr="005812DB">
          <w:rPr>
            <w:rFonts w:ascii="Times" w:hAnsi="Times" w:cs="Times" w:hint="eastAsia"/>
            <w:color w:val="000000"/>
            <w:kern w:val="0"/>
            <w:sz w:val="32"/>
            <w:szCs w:val="32"/>
            <w:rPrChange w:id="138" w:author="Shaohong Lee" w:date="2017-07-30T21:47:00Z">
              <w:rPr>
                <w:rFonts w:ascii="Times" w:hAnsi="Times" w:cs="Times" w:hint="eastAsia"/>
                <w:b/>
                <w:color w:val="000000"/>
                <w:kern w:val="0"/>
                <w:sz w:val="32"/>
                <w:szCs w:val="32"/>
              </w:rPr>
            </w:rPrChange>
          </w:rPr>
          <w:t>。</w:t>
        </w:r>
      </w:ins>
      <w:commentRangeEnd w:id="124"/>
      <w:ins w:id="139" w:author="Shaohong Lee" w:date="2017-07-30T21:47:00Z">
        <w:r w:rsidR="005812DB">
          <w:rPr>
            <w:rStyle w:val="ac"/>
          </w:rPr>
          <w:commentReference w:id="124"/>
        </w:r>
      </w:ins>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w:t>
      </w:r>
      <w:ins w:id="140" w:author="Shaohong Lee" w:date="2017-07-30T21:59:00Z">
        <w:r w:rsidR="003731ED">
          <w:rPr>
            <w:rFonts w:ascii="Times" w:hAnsi="Times" w:cs="Times" w:hint="eastAsia"/>
            <w:color w:val="000000"/>
            <w:kern w:val="0"/>
            <w:sz w:val="32"/>
            <w:szCs w:val="32"/>
          </w:rPr>
          <w:t>的表达</w:t>
        </w:r>
      </w:ins>
      <w:r w:rsidR="000513CD">
        <w:rPr>
          <w:rFonts w:ascii="Times" w:hAnsi="Times" w:cs="Times" w:hint="eastAsia"/>
          <w:color w:val="000000"/>
          <w:kern w:val="0"/>
          <w:sz w:val="32"/>
          <w:szCs w:val="32"/>
        </w:rPr>
        <w:t>，咱们还设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w:t>
      </w:r>
      <w:ins w:id="141" w:author="Shaohong Lee" w:date="2017-07-30T22:00:00Z">
        <w:r w:rsidR="008F589D">
          <w:rPr>
            <w:rFonts w:ascii="Times" w:hAnsi="Times" w:cs="Times" w:hint="eastAsia"/>
            <w:color w:val="000000"/>
            <w:kern w:val="0"/>
            <w:sz w:val="32"/>
            <w:szCs w:val="32"/>
          </w:rPr>
          <w:t>就</w:t>
        </w:r>
      </w:ins>
      <w:del w:id="142" w:author="Shaohong Lee" w:date="2017-07-30T22:00:00Z">
        <w:r w:rsidR="000513CD" w:rsidDel="008F589D">
          <w:rPr>
            <w:rFonts w:ascii="Times" w:hAnsi="Times" w:cs="Times" w:hint="eastAsia"/>
            <w:color w:val="000000"/>
            <w:kern w:val="0"/>
            <w:sz w:val="32"/>
            <w:szCs w:val="32"/>
          </w:rPr>
          <w:delText>也</w:delText>
        </w:r>
      </w:del>
      <w:r w:rsidR="000513CD">
        <w:rPr>
          <w:rFonts w:ascii="Times" w:hAnsi="Times" w:cs="Times" w:hint="eastAsia"/>
          <w:color w:val="000000"/>
          <w:kern w:val="0"/>
          <w:sz w:val="32"/>
          <w:szCs w:val="32"/>
        </w:rPr>
        <w:t>是截距项</w:t>
      </w:r>
      <w:del w:id="143" w:author="Shaohong Lee" w:date="2017-07-30T22:00:00Z">
        <w:r w:rsidR="000513CD" w:rsidDel="008F589D">
          <w:rPr>
            <w:rFonts w:ascii="Times" w:hAnsi="Times" w:cs="Times"/>
            <w:color w:val="000000"/>
            <w:kern w:val="0"/>
            <w:sz w:val="32"/>
            <w:szCs w:val="32"/>
          </w:rPr>
          <w:delText>intercept term</w:delText>
        </w:r>
      </w:del>
      <w:ins w:id="144" w:author="Shaohong Lee" w:date="2017-07-30T22:00:00Z">
        <w:r w:rsidR="008F589D">
          <w:rPr>
            <w:rFonts w:ascii="Times" w:hAnsi="Times" w:cs="Times" w:hint="eastAsia"/>
            <w:color w:val="000000"/>
            <w:kern w:val="0"/>
            <w:sz w:val="32"/>
            <w:szCs w:val="32"/>
          </w:rPr>
          <w:t>，这样</w:t>
        </w:r>
      </w:ins>
      <w:ins w:id="145" w:author="Shaohong Lee" w:date="2017-07-30T22:01:00Z">
        <w:r w:rsidR="008F589D">
          <w:rPr>
            <w:rFonts w:ascii="Times" w:hAnsi="Times" w:cs="Times" w:hint="eastAsia"/>
            <w:color w:val="000000"/>
            <w:kern w:val="0"/>
            <w:sz w:val="32"/>
            <w:szCs w:val="32"/>
          </w:rPr>
          <w:t>就</w:t>
        </w:r>
      </w:ins>
      <w:ins w:id="146" w:author="Shaohong Lee" w:date="2017-07-30T22:00:00Z">
        <w:r w:rsidR="008F589D">
          <w:rPr>
            <w:rFonts w:ascii="Times" w:hAnsi="Times" w:cs="Times" w:hint="eastAsia"/>
            <w:color w:val="000000"/>
            <w:kern w:val="0"/>
            <w:sz w:val="32"/>
            <w:szCs w:val="32"/>
          </w:rPr>
          <w:t>可以认为</w:t>
        </w:r>
        <w:r w:rsidR="008F589D" w:rsidRPr="008F589D">
          <w:rPr>
            <w:rFonts w:ascii="Times" w:hAnsi="Times" w:cs="Times" w:hint="eastAsia"/>
            <w:color w:val="000000"/>
            <w:kern w:val="0"/>
            <w:sz w:val="32"/>
            <w:szCs w:val="32"/>
          </w:rPr>
          <w:t>有一个</w:t>
        </w:r>
      </w:ins>
      <w:ins w:id="147" w:author="Shaohong Lee" w:date="2017-07-30T22:01:00Z">
        <w:r w:rsidR="008F589D">
          <w:rPr>
            <w:rFonts w:ascii="Times" w:hAnsi="Times" w:cs="Times" w:hint="eastAsia"/>
            <w:color w:val="000000"/>
            <w:kern w:val="0"/>
            <w:sz w:val="32"/>
            <w:szCs w:val="32"/>
          </w:rPr>
          <w:t>值为</w:t>
        </w:r>
        <w:r w:rsidR="008F589D">
          <w:rPr>
            <w:rFonts w:ascii="Times" w:hAnsi="Times" w:cs="Times" w:hint="eastAsia"/>
            <w:color w:val="000000"/>
            <w:kern w:val="0"/>
            <w:sz w:val="32"/>
            <w:szCs w:val="32"/>
          </w:rPr>
          <w:t>1</w:t>
        </w:r>
        <w:r w:rsidR="008F589D">
          <w:rPr>
            <w:rFonts w:ascii="Times" w:hAnsi="Times" w:cs="Times" w:hint="eastAsia"/>
            <w:color w:val="000000"/>
            <w:kern w:val="0"/>
            <w:sz w:val="32"/>
            <w:szCs w:val="32"/>
          </w:rPr>
          <w:t>的</w:t>
        </w:r>
      </w:ins>
      <w:ins w:id="148" w:author="Shaohong Lee" w:date="2017-07-30T22:00:00Z">
        <w:r w:rsidR="008F589D" w:rsidRPr="008F589D">
          <w:rPr>
            <w:rFonts w:ascii="Times" w:hAnsi="Times" w:cs="Times" w:hint="eastAsia"/>
            <w:color w:val="000000"/>
            <w:kern w:val="0"/>
            <w:sz w:val="32"/>
            <w:szCs w:val="32"/>
          </w:rPr>
          <w:t>x</w:t>
        </w:r>
        <w:r w:rsidR="008F589D" w:rsidRPr="008F589D">
          <w:rPr>
            <w:rFonts w:ascii="Times" w:hAnsi="Times" w:cs="Times"/>
            <w:color w:val="000000"/>
            <w:kern w:val="0"/>
            <w:sz w:val="32"/>
            <w:szCs w:val="32"/>
            <w:vertAlign w:val="subscript"/>
          </w:rPr>
          <w:t>0</w:t>
        </w:r>
        <w:r w:rsidR="008F589D" w:rsidRPr="008F589D">
          <w:rPr>
            <w:rFonts w:ascii="Times" w:hAnsi="Times" w:cs="Times" w:hint="eastAsia"/>
            <w:color w:val="000000"/>
            <w:kern w:val="0"/>
            <w:sz w:val="32"/>
            <w:szCs w:val="32"/>
          </w:rPr>
          <w:t>乘在</w:t>
        </w:r>
        <w:r w:rsidR="008F589D" w:rsidRPr="008F589D">
          <w:rPr>
            <w:rFonts w:ascii="Times New Roman" w:hAnsi="Times New Roman" w:cs="Times New Roman"/>
            <w:color w:val="000000"/>
            <w:kern w:val="0"/>
            <w:sz w:val="32"/>
            <w:szCs w:val="32"/>
            <w:rPrChange w:id="149" w:author="Shaohong Lee" w:date="2017-07-30T22:01:00Z">
              <w:rPr>
                <w:rFonts w:ascii="Times" w:hAnsi="Times" w:cs="Times" w:hint="eastAsia"/>
                <w:color w:val="000000"/>
                <w:kern w:val="0"/>
                <w:sz w:val="32"/>
                <w:szCs w:val="32"/>
              </w:rPr>
            </w:rPrChange>
          </w:rPr>
          <w:t>θ</w:t>
        </w:r>
        <w:r w:rsidR="008F589D" w:rsidRPr="008F589D">
          <w:rPr>
            <w:rFonts w:ascii="Times New Roman" w:hAnsi="Times New Roman" w:cs="Times New Roman"/>
            <w:color w:val="000000"/>
            <w:kern w:val="0"/>
            <w:sz w:val="32"/>
            <w:szCs w:val="32"/>
            <w:vertAlign w:val="subscript"/>
            <w:rPrChange w:id="150" w:author="Shaohong Lee" w:date="2017-07-30T22:01:00Z">
              <w:rPr>
                <w:rFonts w:ascii="Times" w:hAnsi="Times" w:cs="Times"/>
                <w:color w:val="000000"/>
                <w:kern w:val="0"/>
                <w:sz w:val="32"/>
                <w:szCs w:val="32"/>
                <w:vertAlign w:val="subscript"/>
              </w:rPr>
            </w:rPrChange>
          </w:rPr>
          <w:t>0</w:t>
        </w:r>
      </w:ins>
      <w:ins w:id="151" w:author="Shaohong Lee" w:date="2017-07-30T22:01:00Z">
        <w:r w:rsidR="008F589D" w:rsidRPr="008F589D">
          <w:rPr>
            <w:rFonts w:ascii="Times" w:hAnsi="Times" w:cs="Times" w:hint="eastAsia"/>
            <w:color w:val="000000"/>
            <w:kern w:val="0"/>
            <w:sz w:val="32"/>
            <w:szCs w:val="32"/>
          </w:rPr>
          <w:t>后面</w:t>
        </w:r>
      </w:ins>
      <w:ins w:id="152" w:author="Shaohong Lee" w:date="2017-07-30T22:02:00Z">
        <w:r w:rsidR="008F589D">
          <w:rPr>
            <w:rFonts w:ascii="Times" w:hAnsi="Times" w:cs="Times" w:hint="eastAsia"/>
            <w:color w:val="000000"/>
            <w:kern w:val="0"/>
            <w:sz w:val="32"/>
            <w:szCs w:val="32"/>
          </w:rPr>
          <w:t>，用来统一各项的表达形式</w:t>
        </w:r>
      </w:ins>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w:t>
      </w:r>
      <w:del w:id="153" w:author="Shaohong Lee" w:date="2017-07-30T22:03:00Z">
        <w:r w:rsidDel="00C80E1F">
          <w:rPr>
            <w:rFonts w:ascii="Times" w:hAnsi="Times" w:cs="Times" w:hint="eastAsia"/>
            <w:color w:val="000000"/>
            <w:kern w:val="0"/>
            <w:sz w:val="32"/>
            <w:szCs w:val="32"/>
          </w:rPr>
          <w:delText>的</w:delText>
        </w:r>
      </w:del>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3EC99FF8"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del w:id="154" w:author="Shaohong Lee" w:date="2017-07-30T22:03:00Z">
        <w:r w:rsidDel="00C80E1F">
          <w:rPr>
            <w:rFonts w:ascii="Times" w:hAnsi="Times" w:cs="Times" w:hint="eastAsia"/>
            <w:color w:val="000000"/>
            <w:kern w:val="0"/>
            <w:sz w:val="32"/>
            <w:szCs w:val="32"/>
          </w:rPr>
          <w:delText>了</w:delText>
        </w:r>
      </w:del>
      <w:r>
        <w:rPr>
          <w:rFonts w:ascii="Times" w:hAnsi="Times" w:cs="Times" w:hint="eastAsia"/>
          <w:color w:val="000000"/>
          <w:kern w:val="0"/>
          <w:sz w:val="32"/>
          <w:szCs w:val="32"/>
        </w:rPr>
        <w:t>，咱们怎么来挑选</w:t>
      </w:r>
      <w:del w:id="155" w:author="Shaohong Lee" w:date="2017-07-30T22:04:00Z">
        <w:r w:rsidDel="00C80E1F">
          <w:rPr>
            <w:rFonts w:ascii="Times" w:hAnsi="Times" w:cs="Times" w:hint="eastAsia"/>
            <w:color w:val="000000"/>
            <w:kern w:val="0"/>
            <w:sz w:val="32"/>
            <w:szCs w:val="32"/>
          </w:rPr>
          <w:delText>/</w:delText>
        </w:r>
      </w:del>
      <w:ins w:id="156" w:author="Shaohong Lee" w:date="2017-07-30T22:04:00Z">
        <w:r w:rsidR="00C80E1F">
          <w:rPr>
            <w:rFonts w:ascii="Times" w:hAnsi="Times" w:cs="Times" w:hint="eastAsia"/>
            <w:color w:val="000000"/>
            <w:kern w:val="0"/>
            <w:sz w:val="32"/>
            <w:szCs w:val="32"/>
          </w:rPr>
          <w:t>，或者说</w:t>
        </w:r>
      </w:ins>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w:t>
      </w:r>
      <w:ins w:id="157" w:author="Shaohong Lee" w:date="2017-07-30T22:04:00Z">
        <w:r w:rsidR="00C80E1F">
          <w:rPr>
            <w:rFonts w:ascii="Times" w:hAnsi="Times" w:cs="Times" w:hint="eastAsia"/>
            <w:color w:val="000000"/>
            <w:kern w:val="0"/>
            <w:sz w:val="32"/>
            <w:szCs w:val="32"/>
          </w:rPr>
          <w:t>这样，</w:t>
        </w:r>
        <w:r w:rsidR="00C80E1F">
          <w:rPr>
            <w:rFonts w:ascii="Times" w:hAnsi="Times" w:cs="Times" w:hint="eastAsia"/>
            <w:color w:val="000000"/>
            <w:kern w:val="0"/>
            <w:sz w:val="32"/>
            <w:szCs w:val="32"/>
          </w:rPr>
          <w:t>h(x)</w:t>
        </w:r>
      </w:ins>
      <w:r>
        <w:rPr>
          <w:rFonts w:ascii="Times" w:hAnsi="Times" w:cs="Times" w:hint="eastAsia"/>
          <w:color w:val="000000"/>
          <w:kern w:val="0"/>
          <w:sz w:val="32"/>
          <w:szCs w:val="32"/>
        </w:rPr>
        <w:t>至少对咱已有的训练样本能</w:t>
      </w:r>
      <w:ins w:id="158" w:author="Shaohong Lee" w:date="2017-07-30T22:05:00Z">
        <w:r w:rsidR="00C80E1F">
          <w:rPr>
            <w:rFonts w:ascii="Times" w:hAnsi="Times" w:cs="Times" w:hint="eastAsia"/>
            <w:color w:val="000000"/>
            <w:kern w:val="0"/>
            <w:sz w:val="32"/>
            <w:szCs w:val="32"/>
          </w:rPr>
          <w:t>够</w:t>
        </w:r>
      </w:ins>
      <w:r>
        <w:rPr>
          <w:rFonts w:ascii="Times" w:hAnsi="Times" w:cs="Times" w:hint="eastAsia"/>
          <w:color w:val="000000"/>
          <w:kern w:val="0"/>
          <w:sz w:val="32"/>
          <w:szCs w:val="32"/>
        </w:rPr>
        <w:t>适用。</w:t>
      </w:r>
      <w:del w:id="159" w:author="Shaohong Lee" w:date="2017-07-30T22:07:00Z">
        <w:r w:rsidDel="00C80E1F">
          <w:rPr>
            <w:rFonts w:ascii="Times" w:hAnsi="Times" w:cs="Times" w:hint="eastAsia"/>
            <w:color w:val="000000"/>
            <w:kern w:val="0"/>
            <w:sz w:val="32"/>
            <w:szCs w:val="32"/>
          </w:rPr>
          <w:delText>用公式的</w:delText>
        </w:r>
        <w:r w:rsidDel="00C80E1F">
          <w:rPr>
            <w:rFonts w:ascii="Times" w:hAnsi="Times" w:cs="Times" w:hint="eastAsia"/>
            <w:color w:val="000000"/>
            <w:kern w:val="0"/>
            <w:sz w:val="32"/>
            <w:szCs w:val="32"/>
          </w:rPr>
          <w:lastRenderedPageBreak/>
          <w:delText>方式来表示的话</w:delText>
        </w:r>
      </w:del>
      <w:ins w:id="160" w:author="Shaohong Lee" w:date="2017-07-30T22:07:00Z">
        <w:r w:rsidR="00C80E1F">
          <w:rPr>
            <w:rFonts w:ascii="Times" w:hAnsi="Times" w:cs="Times" w:hint="eastAsia"/>
            <w:color w:val="000000"/>
            <w:kern w:val="0"/>
            <w:sz w:val="32"/>
            <w:szCs w:val="32"/>
          </w:rPr>
          <w:t>具体来说</w:t>
        </w:r>
      </w:ins>
      <w:r>
        <w:rPr>
          <w:rFonts w:ascii="Times" w:hAnsi="Times" w:cs="Times" w:hint="eastAsia"/>
          <w:color w:val="000000"/>
          <w:kern w:val="0"/>
          <w:sz w:val="32"/>
          <w:szCs w:val="32"/>
        </w:rPr>
        <w:t>，就要定义一个函数，来衡量对于每个不同的</w:t>
      </w:r>
      <w:r>
        <w:rPr>
          <w:rFonts w:ascii="Times" w:hAnsi="Times" w:cs="Times" w:hint="eastAsia"/>
          <w:color w:val="000000"/>
          <w:kern w:val="0"/>
          <w:sz w:val="32"/>
          <w:szCs w:val="32"/>
        </w:rPr>
        <w:t xml:space="preserve"> </w:t>
      </w:r>
      <w:r w:rsidRPr="00C80E1F">
        <w:rPr>
          <w:rFonts w:ascii="Times New Roman" w:hAnsi="Times New Roman" w:cs="Times New Roman"/>
          <w:color w:val="000000"/>
          <w:kern w:val="0"/>
          <w:sz w:val="32"/>
          <w:szCs w:val="32"/>
          <w:rPrChange w:id="161" w:author="Shaohong Lee" w:date="2017-07-30T22:07:00Z">
            <w:rPr>
              <w:rFonts w:ascii="Times" w:hAnsi="Times" w:cs="Times" w:hint="eastAsia"/>
              <w:color w:val="000000"/>
              <w:kern w:val="0"/>
              <w:sz w:val="32"/>
              <w:szCs w:val="32"/>
            </w:rPr>
          </w:rPrChange>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w:t>
      </w:r>
      <w:del w:id="162" w:author="Shaohong Lee" w:date="2017-07-30T22:08:00Z">
        <w:r w:rsidDel="00C80E1F">
          <w:rPr>
            <w:rFonts w:ascii="Times" w:hAnsi="Times" w:cs="Times" w:hint="eastAsia"/>
            <w:color w:val="000000"/>
            <w:kern w:val="0"/>
            <w:sz w:val="32"/>
            <w:szCs w:val="32"/>
          </w:rPr>
          <w:delText>距离</w:delText>
        </w:r>
      </w:del>
      <w:ins w:id="163" w:author="Shaohong Lee" w:date="2017-07-30T22:08:00Z">
        <w:r w:rsidR="00C80E1F">
          <w:rPr>
            <w:rFonts w:ascii="Times" w:hAnsi="Times" w:cs="Times" w:hint="eastAsia"/>
            <w:color w:val="000000"/>
            <w:kern w:val="0"/>
            <w:sz w:val="32"/>
            <w:szCs w:val="32"/>
          </w:rPr>
          <w:t>接近程度</w:t>
        </w:r>
      </w:ins>
      <w:r>
        <w:rPr>
          <w:rFonts w:ascii="Times" w:hAnsi="Times" w:cs="Times" w:hint="eastAsia"/>
          <w:color w:val="000000"/>
          <w:kern w:val="0"/>
          <w:sz w:val="32"/>
          <w:szCs w:val="32"/>
        </w:rPr>
        <w:t>。</w:t>
      </w:r>
      <w:del w:id="164" w:author="Shaohong Lee" w:date="2017-07-30T22:10:00Z">
        <w:r w:rsidR="00DA581D" w:rsidDel="00AB5B0E">
          <w:rPr>
            <w:rFonts w:ascii="Times" w:hAnsi="Times" w:cs="Times" w:hint="eastAsia"/>
            <w:color w:val="000000"/>
            <w:kern w:val="0"/>
            <w:sz w:val="32"/>
            <w:szCs w:val="32"/>
          </w:rPr>
          <w:delText>这样</w:delText>
        </w:r>
      </w:del>
      <w:ins w:id="165" w:author="Shaohong Lee" w:date="2017-07-30T22:10:00Z">
        <w:r w:rsidR="00AB5B0E">
          <w:rPr>
            <w:rFonts w:ascii="Times" w:hAnsi="Times" w:cs="Times" w:hint="eastAsia"/>
            <w:color w:val="000000"/>
            <w:kern w:val="0"/>
            <w:sz w:val="32"/>
            <w:szCs w:val="32"/>
          </w:rPr>
          <w:t>所以我们</w:t>
        </w:r>
      </w:ins>
      <w:r w:rsidR="00DA581D">
        <w:rPr>
          <w:rFonts w:ascii="Times" w:hAnsi="Times" w:cs="Times" w:hint="eastAsia"/>
          <w:color w:val="000000"/>
          <w:kern w:val="0"/>
          <w:sz w:val="32"/>
          <w:szCs w:val="32"/>
        </w:rPr>
        <w:t>用如下的方式定义</w:t>
      </w:r>
      <w:del w:id="166" w:author="Shaohong Lee" w:date="2017-07-30T22:10:00Z">
        <w:r w:rsidR="00DA581D" w:rsidDel="00AB5B0E">
          <w:rPr>
            <w:rFonts w:ascii="Times" w:hAnsi="Times" w:cs="Times" w:hint="eastAsia"/>
            <w:color w:val="000000"/>
            <w:kern w:val="0"/>
            <w:sz w:val="32"/>
            <w:szCs w:val="32"/>
          </w:rPr>
          <w:delText>了</w:delText>
        </w:r>
      </w:del>
      <w:r w:rsidR="00DA581D">
        <w:rPr>
          <w:rFonts w:ascii="Times" w:hAnsi="Times" w:cs="Times" w:hint="eastAsia"/>
          <w:color w:val="000000"/>
          <w:kern w:val="0"/>
          <w:sz w:val="32"/>
          <w:szCs w:val="32"/>
        </w:rPr>
        <w:t>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0428" cy="554946"/>
                    </a:xfrm>
                    <a:prstGeom prst="rect">
                      <a:avLst/>
                    </a:prstGeom>
                  </pic:spPr>
                </pic:pic>
              </a:graphicData>
            </a:graphic>
          </wp:inline>
        </w:drawing>
      </w:r>
    </w:p>
    <w:p w14:paraId="19DBAE29" w14:textId="64B7E493"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w:t>
      </w:r>
      <w:del w:id="167" w:author="Shaohong Lee" w:date="2017-07-30T22:14:00Z">
        <w:r w:rsidDel="00F141F5">
          <w:rPr>
            <w:rFonts w:ascii="Times" w:hAnsi="Times" w:cs="Times" w:hint="eastAsia"/>
            <w:color w:val="000000"/>
            <w:kern w:val="0"/>
            <w:sz w:val="32"/>
            <w:szCs w:val="32"/>
          </w:rPr>
          <w:delText>常规</w:delText>
        </w:r>
      </w:del>
      <w:ins w:id="168" w:author="Shaohong Lee" w:date="2017-07-30T22:14:00Z">
        <w:r w:rsidR="00F141F5">
          <w:rPr>
            <w:rFonts w:ascii="Times" w:hAnsi="Times" w:cs="Times" w:hint="eastAsia"/>
            <w:color w:val="000000"/>
            <w:kern w:val="0"/>
            <w:sz w:val="32"/>
            <w:szCs w:val="32"/>
          </w:rPr>
          <w:t>普通</w:t>
        </w:r>
      </w:ins>
      <w:r>
        <w:rPr>
          <w:rFonts w:ascii="Times" w:hAnsi="Times" w:cs="Times" w:hint="eastAsia"/>
          <w:color w:val="000000"/>
          <w:kern w:val="0"/>
          <w:sz w:val="32"/>
          <w:szCs w:val="32"/>
        </w:rPr>
        <w:t>最小二乘法</w:t>
      </w:r>
      <w:del w:id="169" w:author="Shaohong Lee" w:date="2017-07-30T22:14:00Z">
        <w:r w:rsidDel="00F141F5">
          <w:rPr>
            <w:rFonts w:ascii="Times" w:hAnsi="Times" w:cs="Times" w:hint="eastAsia"/>
            <w:color w:val="000000"/>
            <w:kern w:val="0"/>
            <w:sz w:val="32"/>
            <w:szCs w:val="32"/>
          </w:rPr>
          <w:delText>拟合</w:delText>
        </w:r>
      </w:del>
      <w:r>
        <w:rPr>
          <w:rFonts w:ascii="Times" w:hAnsi="Times" w:cs="Times" w:hint="eastAsia"/>
          <w:color w:val="000000"/>
          <w:kern w:val="0"/>
          <w:sz w:val="32"/>
          <w:szCs w:val="32"/>
        </w:rPr>
        <w:t>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170" w:name="OLE_LINK1"/>
      <w:bookmarkStart w:id="17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170"/>
      <w:bookmarkEnd w:id="17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D693D41"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w:t>
      </w:r>
      <w:del w:id="172" w:author="Shaohong Lee" w:date="2017-07-30T22:15:00Z">
        <w:r w:rsidDel="008F7CA9">
          <w:rPr>
            <w:rFonts w:ascii="Times" w:hAnsi="Times" w:cs="Times" w:hint="eastAsia"/>
            <w:color w:val="000000"/>
            <w:kern w:val="0"/>
            <w:sz w:val="32"/>
            <w:szCs w:val="32"/>
          </w:rPr>
          <w:delText>能让</w:delText>
        </w:r>
        <w:r w:rsidDel="008F7CA9">
          <w:rPr>
            <w:rFonts w:ascii="Times" w:hAnsi="Times" w:cs="Times" w:hint="eastAsia"/>
            <w:color w:val="000000"/>
            <w:kern w:val="0"/>
            <w:sz w:val="32"/>
            <w:szCs w:val="32"/>
          </w:rPr>
          <w:delText xml:space="preserve"> </w:delText>
        </w:r>
        <w:r w:rsidDel="008F7CA9">
          <w:rPr>
            <w:rFonts w:ascii="Times" w:hAnsi="Times" w:cs="Times"/>
            <w:color w:val="000000"/>
            <w:kern w:val="0"/>
            <w:sz w:val="32"/>
            <w:szCs w:val="32"/>
          </w:rPr>
          <w:delText>J(θ)</w:delText>
        </w:r>
        <w:r w:rsidDel="008F7CA9">
          <w:rPr>
            <w:rFonts w:ascii="Times" w:hAnsi="Times" w:cs="Times" w:hint="eastAsia"/>
            <w:color w:val="000000"/>
            <w:kern w:val="0"/>
            <w:sz w:val="32"/>
            <w:szCs w:val="32"/>
          </w:rPr>
          <w:delText xml:space="preserve"> </w:delText>
        </w:r>
        <w:r w:rsidDel="008F7CA9">
          <w:rPr>
            <w:rFonts w:ascii="Times" w:hAnsi="Times" w:cs="Times" w:hint="eastAsia"/>
            <w:color w:val="000000"/>
            <w:kern w:val="0"/>
            <w:sz w:val="32"/>
            <w:szCs w:val="32"/>
          </w:rPr>
          <w:delText>最小的</w:delText>
        </w:r>
        <w:r w:rsidR="00691736" w:rsidDel="008F7CA9">
          <w:rPr>
            <w:rFonts w:ascii="Times" w:hAnsi="Times" w:cs="Times" w:hint="eastAsia"/>
            <w:color w:val="000000"/>
            <w:kern w:val="0"/>
            <w:sz w:val="32"/>
            <w:szCs w:val="32"/>
          </w:rPr>
          <w:delText xml:space="preserve"> </w:delText>
        </w:r>
      </w:del>
      <w:r w:rsidRPr="008F7CA9">
        <w:rPr>
          <w:rFonts w:ascii="Times New Roman" w:hAnsi="Times New Roman" w:cs="Times New Roman"/>
          <w:color w:val="000000"/>
          <w:kern w:val="0"/>
          <w:sz w:val="32"/>
          <w:szCs w:val="32"/>
          <w:rPrChange w:id="173" w:author="Shaohong Lee" w:date="2017-07-30T22:15:00Z">
            <w:rPr>
              <w:rFonts w:ascii="Times" w:hAnsi="Times" w:cs="Times" w:hint="eastAsia"/>
              <w:color w:val="000000"/>
              <w:kern w:val="0"/>
              <w:sz w:val="32"/>
              <w:szCs w:val="32"/>
            </w:rPr>
          </w:rPrChange>
        </w:rPr>
        <w:t>θ</w:t>
      </w:r>
      <w:del w:id="174" w:author="Shaohong Lee" w:date="2017-07-30T22:15:00Z">
        <w:r w:rsidR="00691736" w:rsidRPr="008F7CA9" w:rsidDel="008F7CA9">
          <w:rPr>
            <w:rFonts w:ascii="Times New Roman" w:hAnsi="Times New Roman" w:cs="Times New Roman"/>
            <w:color w:val="000000"/>
            <w:kern w:val="0"/>
            <w:sz w:val="32"/>
            <w:szCs w:val="32"/>
            <w:rPrChange w:id="175" w:author="Shaohong Lee" w:date="2017-07-30T22:15:00Z">
              <w:rPr>
                <w:rFonts w:ascii="Times" w:hAnsi="Times" w:cs="Times" w:hint="eastAsia"/>
                <w:color w:val="000000"/>
                <w:kern w:val="0"/>
                <w:sz w:val="32"/>
                <w:szCs w:val="32"/>
              </w:rPr>
            </w:rPrChange>
          </w:rPr>
          <w:delText xml:space="preserve"> </w:delText>
        </w:r>
      </w:del>
      <w:r>
        <w:rPr>
          <w:rFonts w:ascii="Times" w:hAnsi="Times" w:cs="Times" w:hint="eastAsia"/>
          <w:color w:val="000000"/>
          <w:kern w:val="0"/>
          <w:sz w:val="32"/>
          <w:szCs w:val="32"/>
        </w:rPr>
        <w:t>值</w:t>
      </w:r>
      <w:ins w:id="176" w:author="Shaohong Lee" w:date="2017-07-30T22:15:00Z">
        <w:r w:rsidR="008F7CA9">
          <w:rPr>
            <w:rFonts w:ascii="Times" w:hAnsi="Times" w:cs="Times" w:hint="eastAsia"/>
            <w:color w:val="000000"/>
            <w:kern w:val="0"/>
            <w:sz w:val="32"/>
            <w:szCs w:val="32"/>
          </w:rPr>
          <w:t>，它能让</w:t>
        </w:r>
      </w:ins>
      <w:ins w:id="177" w:author="Shaohong Lee" w:date="2017-07-30T22:16:00Z">
        <w:r w:rsidR="008F7CA9" w:rsidRPr="008F7CA9">
          <w:rPr>
            <w:rFonts w:ascii="Times New Roman" w:hAnsi="Times New Roman" w:cs="Times New Roman"/>
            <w:color w:val="000000"/>
            <w:kern w:val="0"/>
            <w:sz w:val="32"/>
            <w:szCs w:val="32"/>
            <w:rPrChange w:id="178" w:author="Shaohong Lee" w:date="2017-07-30T22:16:00Z">
              <w:rPr>
                <w:rFonts w:ascii="Times" w:hAnsi="Times" w:cs="Times" w:hint="eastAsia"/>
                <w:color w:val="000000"/>
                <w:kern w:val="0"/>
                <w:sz w:val="32"/>
                <w:szCs w:val="32"/>
              </w:rPr>
            </w:rPrChange>
          </w:rPr>
          <w:t>J(</w:t>
        </w:r>
        <w:r w:rsidR="008F7CA9" w:rsidRPr="008F7CA9">
          <w:rPr>
            <w:rFonts w:ascii="Times New Roman" w:hAnsi="Times New Roman" w:cs="Times New Roman"/>
            <w:color w:val="000000"/>
            <w:kern w:val="0"/>
            <w:sz w:val="32"/>
            <w:szCs w:val="32"/>
            <w:rPrChange w:id="179" w:author="Shaohong Lee" w:date="2017-07-30T22:16:00Z">
              <w:rPr>
                <w:rFonts w:ascii="Times" w:hAnsi="Times" w:cs="Times" w:hint="eastAsia"/>
                <w:color w:val="000000"/>
                <w:kern w:val="0"/>
                <w:sz w:val="32"/>
                <w:szCs w:val="32"/>
              </w:rPr>
            </w:rPrChange>
          </w:rPr>
          <w:t>θ</w:t>
        </w:r>
        <w:r w:rsidR="008F7CA9" w:rsidRPr="008F7CA9">
          <w:rPr>
            <w:rFonts w:ascii="Times New Roman" w:hAnsi="Times New Roman" w:cs="Times New Roman"/>
            <w:color w:val="000000"/>
            <w:kern w:val="0"/>
            <w:sz w:val="32"/>
            <w:szCs w:val="32"/>
            <w:rPrChange w:id="180" w:author="Shaohong Lee" w:date="2017-07-30T22:16:00Z">
              <w:rPr>
                <w:rFonts w:ascii="Times" w:hAnsi="Times" w:cs="Times" w:hint="eastAsia"/>
                <w:color w:val="000000"/>
                <w:kern w:val="0"/>
                <w:sz w:val="32"/>
                <w:szCs w:val="32"/>
              </w:rPr>
            </w:rPrChange>
          </w:rPr>
          <w:t>)</w:t>
        </w:r>
        <w:r w:rsidR="008F7CA9">
          <w:rPr>
            <w:rFonts w:ascii="Times" w:hAnsi="Times" w:cs="Times" w:hint="eastAsia"/>
            <w:color w:val="000000"/>
            <w:kern w:val="0"/>
            <w:sz w:val="32"/>
            <w:szCs w:val="32"/>
          </w:rPr>
          <w:t>的值最小</w:t>
        </w:r>
      </w:ins>
      <w:r>
        <w:rPr>
          <w:rFonts w:ascii="Times" w:hAnsi="Times" w:cs="Times" w:hint="eastAsia"/>
          <w:color w:val="000000"/>
          <w:kern w:val="0"/>
          <w:sz w:val="32"/>
          <w:szCs w:val="32"/>
        </w:rPr>
        <w:t>。</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bookmarkStart w:id="181" w:name="_GoBack"/>
      <w:bookmarkEnd w:id="181"/>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lastRenderedPageBreak/>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lastRenderedPageBreak/>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 xml:space="preserve">incremental gradient </w:t>
      </w:r>
      <w:r w:rsidR="00C37D8D" w:rsidRPr="00DB314D">
        <w:rPr>
          <w:rFonts w:ascii="Times" w:hAnsi="Times" w:cs="Times"/>
          <w:b/>
          <w:color w:val="000000"/>
          <w:kern w:val="0"/>
          <w:sz w:val="32"/>
          <w:szCs w:val="32"/>
        </w:rPr>
        <w:lastRenderedPageBreak/>
        <w:t>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proofErr w:type="spellStart"/>
      <w:r w:rsidR="00857143" w:rsidRPr="00D27AFD">
        <w:rPr>
          <w:rFonts w:ascii="Times" w:hAnsi="Times" w:cs="Times"/>
          <w:color w:val="000000"/>
          <w:kern w:val="0"/>
          <w:sz w:val="28"/>
          <w:szCs w:val="28"/>
          <w:vertAlign w:val="subscript"/>
        </w:rPr>
        <w:t>ij</w:t>
      </w:r>
      <w:proofErr w:type="spellEnd"/>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proofErr w:type="spellStart"/>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proofErr w:type="spellEnd"/>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w:t>
      </w:r>
      <w:proofErr w:type="spellStart"/>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宋体" w:eastAsia="宋体" w:hAnsi="宋体" w:cs="宋体"/>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宋体" w:eastAsia="宋体" w:hAnsi="宋体" w:cs="宋体"/>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宋体" w:eastAsia="宋体" w:hAnsi="宋体" w:cs="宋体"/>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宋体" w:eastAsia="宋体" w:hAnsi="宋体" w:cs="宋体"/>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宋体" w:eastAsia="宋体" w:hAnsi="宋体" w:cs="宋体"/>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宋体" w:eastAsia="宋体" w:hAnsi="宋体" w:cs="宋体"/>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宋体" w:eastAsia="宋体" w:hAnsi="宋体" w:cs="宋体"/>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宋体" w:eastAsia="宋体" w:hAnsi="宋体" w:cs="宋体"/>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宋体" w:eastAsia="宋体" w:hAnsi="宋体" w:cs="宋体"/>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宋体" w:eastAsia="宋体" w:hAnsi="宋体" w:cs="宋体"/>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w:t>
      </w:r>
      <w:r w:rsidR="00464BB9" w:rsidRPr="00464BB9">
        <w:rPr>
          <w:rFonts w:ascii="Times" w:hAnsi="Times" w:cs="Times" w:hint="eastAsia"/>
          <w:b/>
          <w:color w:val="000000"/>
          <w:kern w:val="0"/>
          <w:sz w:val="32"/>
          <w:szCs w:val="32"/>
        </w:rPr>
        <w:lastRenderedPageBreak/>
        <w:t>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lastRenderedPageBreak/>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宋体" w:eastAsia="宋体" w:hAnsi="宋体" w:cs="宋体"/>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宋体" w:eastAsia="宋体" w:hAnsi="宋体" w:cs="宋体"/>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宋体" w:eastAsia="宋体" w:hAnsi="宋体" w:cs="宋体"/>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w:t>
      </w:r>
      <w:r w:rsidR="0021293F">
        <w:rPr>
          <w:rFonts w:ascii="Times" w:hAnsi="Times" w:cs="Times" w:hint="eastAsia"/>
          <w:color w:val="000000"/>
          <w:kern w:val="0"/>
          <w:sz w:val="32"/>
          <w:szCs w:val="32"/>
        </w:rPr>
        <w:lastRenderedPageBreak/>
        <w:t>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宋体" w:eastAsia="宋体" w:hAnsi="宋体" w:cs="宋体"/>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lastRenderedPageBreak/>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182" w:name="OLE_LINK3"/>
      <w:bookmarkStart w:id="183"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182"/>
      <w:bookmarkEnd w:id="183"/>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w:t>
      </w:r>
      <w:proofErr w:type="spellStart"/>
      <w:r w:rsidR="00060BEF">
        <w:rPr>
          <w:rFonts w:ascii="Times" w:hAnsi="Times" w:cs="Times"/>
          <w:color w:val="000000"/>
          <w:kern w:val="0"/>
          <w:sz w:val="26"/>
          <w:szCs w:val="26"/>
        </w:rPr>
        <w:t>exp</w:t>
      </w:r>
      <w:proofErr w:type="spellEnd"/>
      <w:r w:rsidR="00060BEF">
        <w:rPr>
          <w:rFonts w:ascii="Times" w:hAnsi="Times" w:cs="Times"/>
          <w:color w:val="000000"/>
          <w:kern w:val="0"/>
          <w:sz w:val="26"/>
          <w:szCs w:val="26"/>
        </w:rPr>
        <w:t>((η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w:t>
      </w:r>
      <w:r w:rsidR="008A1B48">
        <w:rPr>
          <w:rFonts w:ascii="Times" w:hAnsi="Times" w:cs="Times" w:hint="eastAsia"/>
          <w:color w:val="000000"/>
          <w:kern w:val="0"/>
          <w:sz w:val="26"/>
          <w:szCs w:val="26"/>
        </w:rPr>
        <w:lastRenderedPageBreak/>
        <w:t>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w:t>
      </w:r>
      <w:r w:rsidR="007C64BD">
        <w:rPr>
          <w:rFonts w:ascii="Times" w:hAnsi="Times" w:cs="Times" w:hint="eastAsia"/>
          <w:color w:val="000000"/>
          <w:kern w:val="0"/>
          <w:sz w:val="32"/>
          <w:szCs w:val="32"/>
        </w:rPr>
        <w:lastRenderedPageBreak/>
        <w:t>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w:t>
      </w:r>
      <w:r w:rsidR="007D3DEA">
        <w:rPr>
          <w:rFonts w:ascii="Times" w:hAnsi="Times" w:cs="Times" w:hint="eastAsia"/>
          <w:color w:val="000000"/>
          <w:kern w:val="0"/>
          <w:sz w:val="32"/>
          <w:szCs w:val="32"/>
        </w:rPr>
        <w:lastRenderedPageBreak/>
        <w:t>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w:t>
      </w:r>
      <w:r w:rsidR="000265EE">
        <w:rPr>
          <w:rFonts w:ascii="Times" w:hAnsi="Times" w:cs="Times" w:hint="eastAsia"/>
          <w:color w:val="000000"/>
          <w:kern w:val="0"/>
          <w:sz w:val="32"/>
          <w:szCs w:val="32"/>
        </w:rPr>
        <w:lastRenderedPageBreak/>
        <w:t>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T(y) = y</w:t>
      </w:r>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lastRenderedPageBreak/>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i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91"/>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haohong Lee" w:date="2017-07-30T21:28:00Z" w:initials="SL">
    <w:p w14:paraId="2E594885" w14:textId="7D791F39" w:rsidR="00A57C09" w:rsidRDefault="00A57C09">
      <w:pPr>
        <w:pStyle w:val="ad"/>
      </w:pPr>
      <w:r>
        <w:rPr>
          <w:rStyle w:val="ac"/>
        </w:rPr>
        <w:annotationRef/>
      </w:r>
      <w:r>
        <w:rPr>
          <w:rFonts w:hint="eastAsia"/>
        </w:rPr>
        <w:t>这一句漏译了。</w:t>
      </w:r>
    </w:p>
  </w:comment>
  <w:comment w:id="24" w:author="Shaohong Lee" w:date="2017-07-30T19:16:00Z" w:initials="SL">
    <w:p w14:paraId="1EFCC6F6" w14:textId="521D177F" w:rsidR="004652FA" w:rsidRDefault="004652FA">
      <w:pPr>
        <w:pStyle w:val="ad"/>
        <w:rPr>
          <w:rFonts w:ascii="Times New Roman" w:hAnsi="Times New Roman" w:cs="Times New Roman"/>
          <w:sz w:val="32"/>
        </w:rPr>
      </w:pPr>
      <w:r>
        <w:rPr>
          <w:rStyle w:val="ac"/>
        </w:rPr>
        <w:annotationRef/>
      </w:r>
      <w:r>
        <w:rPr>
          <w:rFonts w:hint="eastAsia"/>
        </w:rPr>
        <w:t>双破折号也不太符合咱们的行文习惯，比如咱们这里可能通常会这么说：“</w:t>
      </w:r>
      <w:r>
        <w:t>……</w:t>
      </w:r>
      <w:r>
        <w:rPr>
          <w:rFonts w:hint="eastAsia"/>
        </w:rPr>
        <w:t>就是一个长度为m的训练样本列表，这个列表长成这个样子：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0069413C">
        <w:rPr>
          <w:rFonts w:ascii="Times New Roman" w:hAnsi="Times New Roman" w:cs="Times New Roman"/>
          <w:sz w:val="32"/>
        </w:rPr>
        <w:t>:</w:t>
      </w:r>
      <w:r w:rsidRPr="004652FA">
        <w:rPr>
          <w:rFonts w:ascii="Times New Roman" w:hAnsi="Times New Roman" w:cs="Times New Roman"/>
          <w:sz w:val="32"/>
        </w:rPr>
        <w:t xml:space="preserve">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Pr>
          <w:rFonts w:ascii="Times New Roman" w:hAnsi="Times New Roman" w:cs="Times New Roman" w:hint="eastAsia"/>
          <w:sz w:val="32"/>
        </w:rPr>
        <w:t>，它也叫训练集。”</w:t>
      </w:r>
    </w:p>
    <w:p w14:paraId="105AE3BC" w14:textId="09DF5EDE" w:rsidR="001106B1" w:rsidRDefault="001106B1">
      <w:pPr>
        <w:pStyle w:val="ad"/>
        <w:rPr>
          <w:rFonts w:ascii="Times New Roman" w:hAnsi="Times New Roman" w:cs="Times New Roman"/>
          <w:sz w:val="32"/>
        </w:rPr>
      </w:pPr>
    </w:p>
    <w:p w14:paraId="59472DA2" w14:textId="6114A0CB" w:rsidR="001106B1" w:rsidRDefault="001106B1">
      <w:pPr>
        <w:pStyle w:val="ad"/>
      </w:pPr>
      <w:r>
        <w:rPr>
          <w:rFonts w:ascii="Times New Roman" w:hAnsi="Times New Roman" w:cs="Times New Roman" w:hint="eastAsia"/>
          <w:sz w:val="32"/>
        </w:rPr>
        <w:t>不过这个我就不在文中改了，毕竟对原文改动有点大，你如果觉得需要这么改的话，自己改吧。</w:t>
      </w:r>
    </w:p>
  </w:comment>
  <w:comment w:id="25" w:author="Shaohong Lee" w:date="2017-07-30T19:12:00Z" w:initials="SL">
    <w:p w14:paraId="0E0FB55E" w14:textId="70568FE6" w:rsidR="004652FA" w:rsidRPr="004652FA" w:rsidRDefault="004652FA">
      <w:pPr>
        <w:pStyle w:val="ad"/>
        <w:rPr>
          <w:sz w:val="22"/>
        </w:rPr>
      </w:pPr>
      <w:r>
        <w:rPr>
          <w:rStyle w:val="ac"/>
        </w:rPr>
        <w:annotationRef/>
      </w:r>
      <w:r w:rsidRPr="004652FA">
        <w:rPr>
          <w:rFonts w:hint="eastAsia"/>
          <w:sz w:val="28"/>
        </w:rPr>
        <w:t>这里，根据咱们中国的高中数学课本</w:t>
      </w:r>
      <w:r w:rsidR="00687355">
        <w:rPr>
          <w:rFonts w:hint="eastAsia"/>
          <w:sz w:val="28"/>
        </w:rPr>
        <w:t>，也就是按照前苏联的规矩，集合应该</w:t>
      </w:r>
      <w:r w:rsidRPr="004652FA">
        <w:rPr>
          <w:rFonts w:hint="eastAsia"/>
          <w:sz w:val="28"/>
        </w:rPr>
        <w:t>写成：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 </w:t>
      </w:r>
      <w:r w:rsidRPr="004652FA">
        <w:rPr>
          <w:rFonts w:ascii="Times New Roman" w:hAnsi="Times New Roman" w:cs="Times New Roman"/>
          <w:i/>
          <w:sz w:val="32"/>
        </w:rPr>
        <w:t>i</w:t>
      </w:r>
      <w:r w:rsidRPr="004652FA">
        <w:rPr>
          <w:rFonts w:ascii="Times New Roman" w:hAnsi="Times New Roman" w:cs="Times New Roman"/>
          <w:sz w:val="32"/>
        </w:rPr>
        <w:t>=</w:t>
      </w:r>
      <w:proofErr w:type="gramStart"/>
      <w:r w:rsidRPr="004652FA">
        <w:rPr>
          <w:rFonts w:ascii="Times New Roman" w:hAnsi="Times New Roman" w:cs="Times New Roman"/>
          <w:sz w:val="32"/>
        </w:rPr>
        <w:t>1,</w:t>
      </w:r>
      <w:r>
        <w:rPr>
          <w:rFonts w:ascii="Times New Roman" w:hAnsi="Times New Roman" w:cs="Times New Roman"/>
          <w:sz w:val="32"/>
        </w:rPr>
        <w:t>…</w:t>
      </w:r>
      <w:proofErr w:type="gramEnd"/>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sidR="00687355">
        <w:rPr>
          <w:rFonts w:hint="eastAsia"/>
        </w:rPr>
        <w:t>，中间是</w:t>
      </w:r>
      <w:r w:rsidR="0069413C">
        <w:rPr>
          <w:rFonts w:hint="eastAsia"/>
        </w:rPr>
        <w:t>“|”，</w:t>
      </w:r>
      <w:r w:rsidR="00687355">
        <w:rPr>
          <w:rFonts w:hint="eastAsia"/>
        </w:rPr>
        <w:t>按照美帝的规矩，应该写成：</w:t>
      </w:r>
      <w:r w:rsidR="00687355">
        <w:rPr>
          <w:rFonts w:ascii="Times New Roman" w:hAnsi="Times New Roman" w:cs="Times New Roman"/>
          <w:sz w:val="32"/>
        </w:rPr>
        <w:t>{</w:t>
      </w:r>
      <w:r w:rsidR="00687355" w:rsidRPr="004652FA">
        <w:rPr>
          <w:rFonts w:ascii="Times New Roman" w:hAnsi="Times New Roman" w:cs="Times New Roman"/>
          <w:sz w:val="32"/>
        </w:rPr>
        <w:t>(</w:t>
      </w:r>
      <w:r w:rsidR="00687355" w:rsidRPr="004652FA">
        <w:rPr>
          <w:rFonts w:ascii="Times New Roman" w:hAnsi="Times New Roman" w:cs="Times New Roman"/>
          <w:i/>
          <w:sz w:val="32"/>
        </w:rPr>
        <w:t>x</w:t>
      </w:r>
      <w:r w:rsidR="00687355" w:rsidRPr="004652FA">
        <w:rPr>
          <w:rFonts w:ascii="Times New Roman" w:hAnsi="Times New Roman" w:cs="Times New Roman"/>
          <w:sz w:val="32"/>
          <w:vertAlign w:val="superscript"/>
        </w:rPr>
        <w:t>(</w:t>
      </w:r>
      <w:r w:rsidR="00687355" w:rsidRPr="004652FA">
        <w:rPr>
          <w:rFonts w:ascii="Times New Roman" w:hAnsi="Times New Roman" w:cs="Times New Roman"/>
          <w:i/>
          <w:sz w:val="32"/>
          <w:vertAlign w:val="superscript"/>
        </w:rPr>
        <w:t>i</w:t>
      </w:r>
      <w:r w:rsidR="00687355" w:rsidRPr="004652FA">
        <w:rPr>
          <w:rFonts w:ascii="Times New Roman" w:hAnsi="Times New Roman" w:cs="Times New Roman"/>
          <w:sz w:val="32"/>
          <w:vertAlign w:val="superscript"/>
        </w:rPr>
        <w:t>)</w:t>
      </w:r>
      <w:r w:rsidR="00687355" w:rsidRPr="004652FA">
        <w:rPr>
          <w:rFonts w:ascii="Times New Roman" w:hAnsi="Times New Roman" w:cs="Times New Roman"/>
          <w:sz w:val="32"/>
        </w:rPr>
        <w:t xml:space="preserve">, </w:t>
      </w:r>
      <w:r w:rsidR="00687355" w:rsidRPr="004652FA">
        <w:rPr>
          <w:rFonts w:ascii="Times New Roman" w:hAnsi="Times New Roman" w:cs="Times New Roman"/>
          <w:i/>
          <w:sz w:val="32"/>
        </w:rPr>
        <w:t>y</w:t>
      </w:r>
      <w:r w:rsidR="00687355" w:rsidRPr="004652FA">
        <w:rPr>
          <w:rFonts w:ascii="Times New Roman" w:hAnsi="Times New Roman" w:cs="Times New Roman"/>
          <w:sz w:val="32"/>
          <w:vertAlign w:val="superscript"/>
        </w:rPr>
        <w:t>(</w:t>
      </w:r>
      <w:r w:rsidR="00687355" w:rsidRPr="004652FA">
        <w:rPr>
          <w:rFonts w:ascii="Times New Roman" w:hAnsi="Times New Roman" w:cs="Times New Roman"/>
          <w:i/>
          <w:sz w:val="32"/>
          <w:vertAlign w:val="superscript"/>
        </w:rPr>
        <w:t>i</w:t>
      </w:r>
      <w:r w:rsidR="00687355" w:rsidRPr="004652FA">
        <w:rPr>
          <w:rFonts w:ascii="Times New Roman" w:hAnsi="Times New Roman" w:cs="Times New Roman"/>
          <w:sz w:val="32"/>
          <w:vertAlign w:val="superscript"/>
        </w:rPr>
        <w:t>)</w:t>
      </w:r>
      <w:r w:rsidR="00687355" w:rsidRPr="004652FA">
        <w:rPr>
          <w:rFonts w:ascii="Times New Roman" w:hAnsi="Times New Roman" w:cs="Times New Roman"/>
          <w:sz w:val="32"/>
        </w:rPr>
        <w:t xml:space="preserve">) </w:t>
      </w:r>
      <w:r w:rsidR="00687355">
        <w:rPr>
          <w:rFonts w:ascii="Times New Roman" w:hAnsi="Times New Roman" w:cs="Times New Roman"/>
          <w:sz w:val="32"/>
        </w:rPr>
        <w:t>:</w:t>
      </w:r>
      <w:r w:rsidR="00687355" w:rsidRPr="004652FA">
        <w:rPr>
          <w:rFonts w:ascii="Times New Roman" w:hAnsi="Times New Roman" w:cs="Times New Roman"/>
          <w:sz w:val="32"/>
        </w:rPr>
        <w:t xml:space="preserve"> </w:t>
      </w:r>
      <w:r w:rsidR="00687355" w:rsidRPr="004652FA">
        <w:rPr>
          <w:rFonts w:ascii="Times New Roman" w:hAnsi="Times New Roman" w:cs="Times New Roman"/>
          <w:i/>
          <w:sz w:val="32"/>
        </w:rPr>
        <w:t>i</w:t>
      </w:r>
      <w:r w:rsidR="00687355" w:rsidRPr="004652FA">
        <w:rPr>
          <w:rFonts w:ascii="Times New Roman" w:hAnsi="Times New Roman" w:cs="Times New Roman"/>
          <w:sz w:val="32"/>
        </w:rPr>
        <w:t>=1,</w:t>
      </w:r>
      <w:r w:rsidR="00687355">
        <w:rPr>
          <w:rFonts w:ascii="Times New Roman" w:hAnsi="Times New Roman" w:cs="Times New Roman"/>
          <w:sz w:val="32"/>
        </w:rPr>
        <w:t>…</w:t>
      </w:r>
      <w:r w:rsidR="00687355" w:rsidRPr="004652FA">
        <w:rPr>
          <w:rFonts w:ascii="Times New Roman" w:hAnsi="Times New Roman" w:cs="Times New Roman"/>
          <w:sz w:val="32"/>
        </w:rPr>
        <w:t>,</w:t>
      </w:r>
      <w:r w:rsidR="00687355" w:rsidRPr="004652FA">
        <w:rPr>
          <w:rFonts w:ascii="Times New Roman" w:hAnsi="Times New Roman" w:cs="Times New Roman"/>
          <w:i/>
          <w:sz w:val="32"/>
        </w:rPr>
        <w:t>m</w:t>
      </w:r>
      <w:r w:rsidR="00687355" w:rsidRPr="004652FA">
        <w:rPr>
          <w:rFonts w:ascii="Times New Roman" w:hAnsi="Times New Roman" w:cs="Times New Roman"/>
          <w:sz w:val="32"/>
        </w:rPr>
        <w:t xml:space="preserve"> }</w:t>
      </w:r>
      <w:r w:rsidRPr="004652FA">
        <w:rPr>
          <w:rFonts w:hint="eastAsia"/>
        </w:rPr>
        <w:t>，</w:t>
      </w:r>
      <w:r w:rsidR="0069413C">
        <w:rPr>
          <w:rFonts w:hint="eastAsia"/>
        </w:rPr>
        <w:t>中间是“:”（冒号），但无论如何不可能是分号“;”，应该是原文打字的时候手抖了。至于这里按照中国和苏联的写法，还是按照美帝的写法，你决定吧。</w:t>
      </w:r>
    </w:p>
  </w:comment>
  <w:comment w:id="41" w:author="Shaohong Lee" w:date="2017-07-30T21:12:00Z" w:initials="SL">
    <w:p w14:paraId="164A9988" w14:textId="77777777" w:rsidR="00097ED6" w:rsidRDefault="00097ED6">
      <w:pPr>
        <w:pStyle w:val="ad"/>
      </w:pPr>
      <w:r>
        <w:rPr>
          <w:rStyle w:val="ac"/>
        </w:rPr>
        <w:annotationRef/>
      </w:r>
      <w:proofErr w:type="gramStart"/>
      <w:r>
        <w:rPr>
          <w:rFonts w:hint="eastAsia"/>
        </w:rPr>
        <w:t>图最终</w:t>
      </w:r>
      <w:proofErr w:type="gramEnd"/>
      <w:r>
        <w:rPr>
          <w:rFonts w:hint="eastAsia"/>
        </w:rPr>
        <w:t>是不是也要翻译一下</w:t>
      </w:r>
      <w:r w:rsidR="00A57C09">
        <w:rPr>
          <w:rFonts w:hint="eastAsia"/>
        </w:rPr>
        <w:t>？</w:t>
      </w:r>
    </w:p>
    <w:p w14:paraId="1DD68F3A" w14:textId="5DA48D2C" w:rsidR="00A57C09" w:rsidRDefault="00A57C09">
      <w:pPr>
        <w:pStyle w:val="ad"/>
        <w:rPr>
          <w:rFonts w:hint="eastAsia"/>
        </w:rPr>
      </w:pPr>
      <w:r>
        <w:rPr>
          <w:rFonts w:hint="eastAsia"/>
        </w:rPr>
        <w:t>前面的那张图也是，咱们是不是最好自己跑出来那张图然后全部翻译成中文？还有后面的表格。</w:t>
      </w:r>
    </w:p>
  </w:comment>
  <w:comment w:id="124" w:author="Shaohong Lee" w:date="2017-07-30T21:47:00Z" w:initials="SL">
    <w:p w14:paraId="1AF78718" w14:textId="2C9A7531" w:rsidR="005812DB" w:rsidRPr="005812DB" w:rsidRDefault="005812DB">
      <w:pPr>
        <w:pStyle w:val="ad"/>
        <w:rPr>
          <w:rFonts w:hint="eastAsia"/>
        </w:rPr>
      </w:pPr>
      <w:r>
        <w:rPr>
          <w:rStyle w:val="ac"/>
        </w:rPr>
        <w:annotationRef/>
      </w:r>
      <w:r>
        <w:rPr>
          <w:rFonts w:hint="eastAsia"/>
        </w:rPr>
        <w:t>其实这句就是说，这个从X到Y的线性映射，是由参数 θ</w:t>
      </w:r>
      <w:r>
        <w:rPr>
          <w:rFonts w:hint="eastAsia"/>
          <w:vertAlign w:val="subscript"/>
        </w:rPr>
        <w:t>i</w:t>
      </w:r>
      <w:r>
        <w:t xml:space="preserve"> </w:t>
      </w:r>
      <w:r>
        <w:rPr>
          <w:rFonts w:hint="eastAsia"/>
        </w:rPr>
        <w:t>确定的</w:t>
      </w:r>
      <w:r w:rsidR="002546CE">
        <w:rPr>
          <w:rFonts w:hint="eastAsia"/>
        </w:rPr>
        <w:t>。非得</w:t>
      </w:r>
      <w:r>
        <w:rPr>
          <w:rFonts w:hint="eastAsia"/>
        </w:rPr>
        <w:t>s</w:t>
      </w:r>
      <w:r>
        <w:t>pace</w:t>
      </w:r>
      <w:r>
        <w:rPr>
          <w:rFonts w:hint="eastAsia"/>
        </w:rPr>
        <w:t>来</w:t>
      </w:r>
      <w:r>
        <w:t>space</w:t>
      </w:r>
      <w:r>
        <w:rPr>
          <w:rFonts w:hint="eastAsia"/>
        </w:rPr>
        <w:t>去的非常繁琐，数学书中都没这么用的……</w:t>
      </w:r>
      <w:r w:rsidR="002546CE">
        <w:rPr>
          <w:rFonts w:hint="eastAsia"/>
        </w:rPr>
        <w:t>而且这个θ确定的是一个具体的映射，不是空间。空间是一个附加了特定结构的集合，但不存在单独称为空间的数学对象，必须说清楚是仿射空间、线性空间、度量空间还是函数空间等。这里只有一个确定的映射，叫做是一个（函数）空间也不是不行，但不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594885" w15:done="0"/>
  <w15:commentEx w15:paraId="59472DA2" w15:done="0"/>
  <w15:commentEx w15:paraId="0E0FB55E" w15:done="0"/>
  <w15:commentEx w15:paraId="1DD68F3A" w15:done="0"/>
  <w15:commentEx w15:paraId="1AF787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594885" w16cid:durableId="1D28CE11"/>
  <w16cid:commentId w16cid:paraId="59472DA2" w16cid:durableId="1D28AF24"/>
  <w16cid:commentId w16cid:paraId="0E0FB55E" w16cid:durableId="1D28AE1E"/>
  <w16cid:commentId w16cid:paraId="1DD68F3A" w16cid:durableId="1D28CA2D"/>
  <w16cid:commentId w16cid:paraId="1AF78718" w16cid:durableId="1D28D2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55740" w14:textId="77777777" w:rsidR="006E0EE1" w:rsidRDefault="006E0EE1" w:rsidP="00242C29">
      <w:r>
        <w:separator/>
      </w:r>
    </w:p>
  </w:endnote>
  <w:endnote w:type="continuationSeparator" w:id="0">
    <w:p w14:paraId="2BDC0385" w14:textId="77777777" w:rsidR="006E0EE1" w:rsidRDefault="006E0EE1"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pple Color Emoji">
    <w:altName w:val="MS Mincho"/>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8DCBD" w14:textId="77777777" w:rsidR="00FA087E" w:rsidRPr="00242C29" w:rsidRDefault="00FA087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E460C" w14:textId="77777777" w:rsidR="006E0EE1" w:rsidRDefault="006E0EE1" w:rsidP="00242C29">
      <w:r>
        <w:separator/>
      </w:r>
    </w:p>
  </w:footnote>
  <w:footnote w:type="continuationSeparator" w:id="0">
    <w:p w14:paraId="55E6E27E" w14:textId="77777777" w:rsidR="006E0EE1" w:rsidRDefault="006E0EE1" w:rsidP="00242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ohong Lee">
    <w15:presenceInfo w15:providerId="Windows Live" w15:userId="0228e7829fdc78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97ED6"/>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2141"/>
    <w:rsid w:val="000E3760"/>
    <w:rsid w:val="000E43E5"/>
    <w:rsid w:val="000E471C"/>
    <w:rsid w:val="000F0A83"/>
    <w:rsid w:val="000F0CA5"/>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06B1"/>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0C66"/>
    <w:rsid w:val="0024245B"/>
    <w:rsid w:val="0024259B"/>
    <w:rsid w:val="00242C29"/>
    <w:rsid w:val="0024359F"/>
    <w:rsid w:val="00245FEA"/>
    <w:rsid w:val="0024793A"/>
    <w:rsid w:val="002504E5"/>
    <w:rsid w:val="00253310"/>
    <w:rsid w:val="002546CE"/>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4396"/>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11F"/>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1ED"/>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52FA"/>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CD0"/>
    <w:rsid w:val="00550E37"/>
    <w:rsid w:val="00552E75"/>
    <w:rsid w:val="00553660"/>
    <w:rsid w:val="0056425D"/>
    <w:rsid w:val="005672D2"/>
    <w:rsid w:val="00576AFC"/>
    <w:rsid w:val="005812DB"/>
    <w:rsid w:val="0058311C"/>
    <w:rsid w:val="00583228"/>
    <w:rsid w:val="00583ED8"/>
    <w:rsid w:val="0059068B"/>
    <w:rsid w:val="00590D04"/>
    <w:rsid w:val="00590D92"/>
    <w:rsid w:val="00596767"/>
    <w:rsid w:val="0059725F"/>
    <w:rsid w:val="00597878"/>
    <w:rsid w:val="005A131C"/>
    <w:rsid w:val="005A153A"/>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87355"/>
    <w:rsid w:val="00691596"/>
    <w:rsid w:val="00691736"/>
    <w:rsid w:val="0069413C"/>
    <w:rsid w:val="00694E78"/>
    <w:rsid w:val="006A0D70"/>
    <w:rsid w:val="006A2572"/>
    <w:rsid w:val="006A353A"/>
    <w:rsid w:val="006A3F6A"/>
    <w:rsid w:val="006B10CA"/>
    <w:rsid w:val="006B1801"/>
    <w:rsid w:val="006B1C5F"/>
    <w:rsid w:val="006B3B1F"/>
    <w:rsid w:val="006B64BF"/>
    <w:rsid w:val="006B74B9"/>
    <w:rsid w:val="006C0D85"/>
    <w:rsid w:val="006C1C36"/>
    <w:rsid w:val="006C27A5"/>
    <w:rsid w:val="006C4920"/>
    <w:rsid w:val="006C6656"/>
    <w:rsid w:val="006C6FEF"/>
    <w:rsid w:val="006D0DC9"/>
    <w:rsid w:val="006D2007"/>
    <w:rsid w:val="006D4E2F"/>
    <w:rsid w:val="006D55D8"/>
    <w:rsid w:val="006D617A"/>
    <w:rsid w:val="006E0EE1"/>
    <w:rsid w:val="006E5DE3"/>
    <w:rsid w:val="006E6658"/>
    <w:rsid w:val="006F28D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3D67"/>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2BAD"/>
    <w:rsid w:val="008B2FA9"/>
    <w:rsid w:val="008B4FC4"/>
    <w:rsid w:val="008B7427"/>
    <w:rsid w:val="008D022D"/>
    <w:rsid w:val="008D2FF3"/>
    <w:rsid w:val="008D4C2A"/>
    <w:rsid w:val="008D6CB7"/>
    <w:rsid w:val="008D6E18"/>
    <w:rsid w:val="008E08A5"/>
    <w:rsid w:val="008F153B"/>
    <w:rsid w:val="008F1ECE"/>
    <w:rsid w:val="008F34A1"/>
    <w:rsid w:val="008F4984"/>
    <w:rsid w:val="008F589D"/>
    <w:rsid w:val="008F725A"/>
    <w:rsid w:val="008F7669"/>
    <w:rsid w:val="008F7CA9"/>
    <w:rsid w:val="00901BEB"/>
    <w:rsid w:val="00903613"/>
    <w:rsid w:val="00903DFC"/>
    <w:rsid w:val="009122ED"/>
    <w:rsid w:val="0091282E"/>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57C09"/>
    <w:rsid w:val="00A63381"/>
    <w:rsid w:val="00A64375"/>
    <w:rsid w:val="00A66852"/>
    <w:rsid w:val="00A670D1"/>
    <w:rsid w:val="00A677B3"/>
    <w:rsid w:val="00A7427F"/>
    <w:rsid w:val="00A77AC2"/>
    <w:rsid w:val="00A853D4"/>
    <w:rsid w:val="00A97ED3"/>
    <w:rsid w:val="00AA18C8"/>
    <w:rsid w:val="00AA379F"/>
    <w:rsid w:val="00AA3AF3"/>
    <w:rsid w:val="00AA3CF7"/>
    <w:rsid w:val="00AA6527"/>
    <w:rsid w:val="00AB06B9"/>
    <w:rsid w:val="00AB4E26"/>
    <w:rsid w:val="00AB5658"/>
    <w:rsid w:val="00AB5B0E"/>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75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1FE3"/>
    <w:rsid w:val="00BB56F7"/>
    <w:rsid w:val="00BB65E0"/>
    <w:rsid w:val="00BB6B04"/>
    <w:rsid w:val="00BB76E9"/>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0E1F"/>
    <w:rsid w:val="00C81853"/>
    <w:rsid w:val="00C84066"/>
    <w:rsid w:val="00C84271"/>
    <w:rsid w:val="00C849F3"/>
    <w:rsid w:val="00C85B3E"/>
    <w:rsid w:val="00C85C60"/>
    <w:rsid w:val="00C8679C"/>
    <w:rsid w:val="00C86CF3"/>
    <w:rsid w:val="00C87007"/>
    <w:rsid w:val="00C91143"/>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0C62"/>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C76B7"/>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41F5"/>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335B"/>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 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 w:type="paragraph" w:styleId="aa">
    <w:name w:val="Balloon Text"/>
    <w:basedOn w:val="a"/>
    <w:link w:val="ab"/>
    <w:uiPriority w:val="99"/>
    <w:semiHidden/>
    <w:unhideWhenUsed/>
    <w:rsid w:val="008F4984"/>
    <w:rPr>
      <w:sz w:val="18"/>
      <w:szCs w:val="18"/>
    </w:rPr>
  </w:style>
  <w:style w:type="character" w:customStyle="1" w:styleId="ab">
    <w:name w:val="批注框文本 字符"/>
    <w:basedOn w:val="a0"/>
    <w:link w:val="aa"/>
    <w:uiPriority w:val="99"/>
    <w:semiHidden/>
    <w:rsid w:val="008F4984"/>
    <w:rPr>
      <w:sz w:val="18"/>
      <w:szCs w:val="18"/>
    </w:rPr>
  </w:style>
  <w:style w:type="character" w:styleId="ac">
    <w:name w:val="annotation reference"/>
    <w:basedOn w:val="a0"/>
    <w:uiPriority w:val="99"/>
    <w:semiHidden/>
    <w:unhideWhenUsed/>
    <w:rsid w:val="004652FA"/>
    <w:rPr>
      <w:sz w:val="21"/>
      <w:szCs w:val="21"/>
    </w:rPr>
  </w:style>
  <w:style w:type="paragraph" w:styleId="ad">
    <w:name w:val="annotation text"/>
    <w:basedOn w:val="a"/>
    <w:link w:val="ae"/>
    <w:uiPriority w:val="99"/>
    <w:semiHidden/>
    <w:unhideWhenUsed/>
    <w:rsid w:val="004652FA"/>
    <w:pPr>
      <w:jc w:val="left"/>
    </w:pPr>
  </w:style>
  <w:style w:type="character" w:customStyle="1" w:styleId="ae">
    <w:name w:val="批注文字 字符"/>
    <w:basedOn w:val="a0"/>
    <w:link w:val="ad"/>
    <w:uiPriority w:val="99"/>
    <w:semiHidden/>
    <w:rsid w:val="004652FA"/>
  </w:style>
  <w:style w:type="paragraph" w:styleId="af">
    <w:name w:val="annotation subject"/>
    <w:basedOn w:val="ad"/>
    <w:next w:val="ad"/>
    <w:link w:val="af0"/>
    <w:uiPriority w:val="99"/>
    <w:semiHidden/>
    <w:unhideWhenUsed/>
    <w:rsid w:val="004652FA"/>
    <w:rPr>
      <w:b/>
      <w:bCs/>
    </w:rPr>
  </w:style>
  <w:style w:type="character" w:customStyle="1" w:styleId="af0">
    <w:name w:val="批注主题 字符"/>
    <w:basedOn w:val="ae"/>
    <w:link w:val="af"/>
    <w:uiPriority w:val="99"/>
    <w:semiHidden/>
    <w:rsid w:val="004652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open.163.com/movie/2008/1/M/C/M6SGF6VB4_M6SGHFBMC.html"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uanlan.zhihu.com/python-kivy" TargetMode="Externa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microsoft.com/office/2016/09/relationships/commentsIds" Target="commentsIds.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36CE3-511B-45FD-8C5E-309DCBAE3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37</Pages>
  <Words>2995</Words>
  <Characters>17072</Characters>
  <Application>Microsoft Office Word</Application>
  <DocSecurity>0</DocSecurity>
  <Lines>142</Lines>
  <Paragraphs>40</Paragraphs>
  <ScaleCrop>false</ScaleCrop>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Shaohong Lee</cp:lastModifiedBy>
  <cp:revision>591</cp:revision>
  <dcterms:created xsi:type="dcterms:W3CDTF">2017-04-19T14:10:00Z</dcterms:created>
  <dcterms:modified xsi:type="dcterms:W3CDTF">2017-07-30T14:18:00Z</dcterms:modified>
</cp:coreProperties>
</file>